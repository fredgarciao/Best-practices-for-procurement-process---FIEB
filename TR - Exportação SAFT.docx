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5C2C9" w14:textId="77777777" w:rsidR="006D0BAA" w:rsidRPr="006D0BAA" w:rsidRDefault="006D0BAA" w:rsidP="00186A1F">
      <w:pPr>
        <w:spacing w:after="0" w:line="240" w:lineRule="auto"/>
        <w:jc w:val="center"/>
        <w:rPr>
          <w:rFonts w:ascii="Arial" w:hAnsi="Arial" w:cs="Arial"/>
        </w:rPr>
      </w:pPr>
      <w:r w:rsidRPr="006D0BAA">
        <w:rPr>
          <w:rFonts w:ascii="Arial" w:hAnsi="Arial" w:cs="Arial"/>
          <w:b/>
          <w:szCs w:val="20"/>
          <w:u w:val="single"/>
        </w:rPr>
        <w:t>TERMO DE REFERÊNCIA</w:t>
      </w:r>
    </w:p>
    <w:p w14:paraId="61CEA06A" w14:textId="77777777" w:rsidR="00186A1F" w:rsidRDefault="00186A1F" w:rsidP="00186A1F">
      <w:pPr>
        <w:spacing w:after="0" w:line="240" w:lineRule="auto"/>
        <w:jc w:val="center"/>
        <w:rPr>
          <w:rFonts w:ascii="Arial" w:hAnsi="Arial" w:cs="Arial"/>
          <w:szCs w:val="20"/>
        </w:rPr>
      </w:pPr>
    </w:p>
    <w:p w14:paraId="4EECE50A" w14:textId="77777777" w:rsidR="00562E03" w:rsidRPr="006D0BAA" w:rsidRDefault="00562E03" w:rsidP="00186A1F">
      <w:pPr>
        <w:spacing w:after="0" w:line="240" w:lineRule="auto"/>
        <w:jc w:val="center"/>
        <w:rPr>
          <w:rFonts w:ascii="Arial" w:hAnsi="Arial" w:cs="Arial"/>
        </w:rPr>
      </w:pPr>
    </w:p>
    <w:p w14:paraId="711B8500" w14:textId="77777777" w:rsidR="00562E03" w:rsidRPr="00A97FA3" w:rsidRDefault="000D179B" w:rsidP="00186A1F">
      <w:pPr>
        <w:numPr>
          <w:ilvl w:val="0"/>
          <w:numId w:val="5"/>
        </w:numPr>
        <w:spacing w:after="0" w:line="240" w:lineRule="auto"/>
        <w:rPr>
          <w:rFonts w:ascii="Arial" w:hAnsi="Arial" w:cs="Arial"/>
          <w:b/>
        </w:rPr>
      </w:pPr>
      <w:r w:rsidRPr="00A97FA3">
        <w:rPr>
          <w:rFonts w:ascii="Arial" w:hAnsi="Arial" w:cs="Arial"/>
          <w:b/>
          <w:szCs w:val="20"/>
        </w:rPr>
        <w:t>OBJETO DA CONTRATAÇÃO:</w:t>
      </w:r>
    </w:p>
    <w:p w14:paraId="47CA3F12" w14:textId="77777777" w:rsidR="005D5ED2" w:rsidRDefault="005D5ED2" w:rsidP="005D5ED2">
      <w:pPr>
        <w:pStyle w:val="PargrafodaLista"/>
        <w:tabs>
          <w:tab w:val="clear" w:pos="720"/>
        </w:tabs>
        <w:suppressAutoHyphens w:val="0"/>
        <w:autoSpaceDE w:val="0"/>
        <w:autoSpaceDN w:val="0"/>
        <w:adjustRightInd w:val="0"/>
        <w:spacing w:after="0" w:line="240" w:lineRule="auto"/>
        <w:ind w:left="360"/>
        <w:rPr>
          <w:rFonts w:ascii="Arial" w:eastAsiaTheme="minorEastAsia" w:hAnsi="Arial" w:cs="Arial"/>
          <w:sz w:val="19"/>
          <w:szCs w:val="19"/>
          <w:lang w:eastAsia="pt-BR" w:bidi="ar-SA"/>
        </w:rPr>
      </w:pPr>
    </w:p>
    <w:p w14:paraId="7A900A6F" w14:textId="5F73520C" w:rsidR="005D5ED2" w:rsidRDefault="7D31EB1D" w:rsidP="005C004B">
      <w:pPr>
        <w:pStyle w:val="PargrafodaLista"/>
        <w:tabs>
          <w:tab w:val="clear" w:pos="720"/>
        </w:tabs>
        <w:spacing w:after="0" w:line="240" w:lineRule="auto"/>
        <w:ind w:left="360"/>
        <w:jc w:val="both"/>
        <w:rPr>
          <w:rFonts w:ascii="Arial" w:hAnsi="Arial" w:cs="Arial"/>
          <w:sz w:val="19"/>
          <w:szCs w:val="19"/>
        </w:rPr>
      </w:pPr>
      <w:r w:rsidRPr="11050DA7">
        <w:rPr>
          <w:rFonts w:ascii="Arial" w:hAnsi="Arial" w:cs="Arial"/>
          <w:sz w:val="19"/>
          <w:szCs w:val="19"/>
        </w:rPr>
        <w:t>Serviço de agenciamento de transporte</w:t>
      </w:r>
      <w:r w:rsidR="782AC380" w:rsidRPr="11050DA7">
        <w:rPr>
          <w:rFonts w:ascii="Arial" w:hAnsi="Arial" w:cs="Arial"/>
          <w:sz w:val="19"/>
          <w:szCs w:val="19"/>
        </w:rPr>
        <w:t xml:space="preserve"> </w:t>
      </w:r>
      <w:r w:rsidR="007953F3">
        <w:rPr>
          <w:rFonts w:ascii="Arial" w:hAnsi="Arial" w:cs="Arial"/>
          <w:sz w:val="19"/>
          <w:szCs w:val="19"/>
        </w:rPr>
        <w:t xml:space="preserve">multimodal nacional e internacional de carga, incluindo todo custo de exportação temporária, frete terrestre nacional e internacional, cargas </w:t>
      </w:r>
      <w:r w:rsidR="005C004B">
        <w:rPr>
          <w:rFonts w:ascii="Arial" w:hAnsi="Arial" w:cs="Arial"/>
          <w:sz w:val="19"/>
          <w:szCs w:val="19"/>
        </w:rPr>
        <w:t>e descargas dos equipamentos, frete aéreo nacional e internacional, armazenagem, custos adicionais, seguros das cargas, desembaraço aduaneiro, assessoria e consultoria em comércio exterior, nos regimes e locais abaixo.</w:t>
      </w:r>
    </w:p>
    <w:p w14:paraId="395A03B4" w14:textId="77777777" w:rsidR="005C004B" w:rsidRPr="005C004B" w:rsidRDefault="005C004B" w:rsidP="005C004B">
      <w:pPr>
        <w:pStyle w:val="PargrafodaLista"/>
        <w:tabs>
          <w:tab w:val="clear" w:pos="720"/>
        </w:tabs>
        <w:spacing w:after="0" w:line="240" w:lineRule="auto"/>
        <w:ind w:left="360"/>
        <w:jc w:val="both"/>
        <w:rPr>
          <w:rFonts w:ascii="Arial" w:hAnsi="Arial" w:cs="Arial"/>
          <w:sz w:val="19"/>
          <w:szCs w:val="19"/>
        </w:rPr>
      </w:pPr>
    </w:p>
    <w:p w14:paraId="02ED3F23" w14:textId="77777777" w:rsidR="005D5ED2" w:rsidRPr="00EF1465"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b/>
          <w:bCs/>
          <w:sz w:val="19"/>
          <w:szCs w:val="19"/>
          <w:lang w:eastAsia="pt-BR" w:bidi="ar-SA"/>
        </w:rPr>
      </w:pPr>
      <w:r w:rsidRPr="00EF1465">
        <w:rPr>
          <w:rFonts w:ascii="Arial" w:eastAsiaTheme="minorEastAsia" w:hAnsi="Arial" w:cs="Arial"/>
          <w:b/>
          <w:bCs/>
          <w:sz w:val="19"/>
          <w:szCs w:val="19"/>
          <w:lang w:eastAsia="pt-BR" w:bidi="ar-SA"/>
        </w:rPr>
        <w:t>1.1. Serviços e serem prestados:</w:t>
      </w:r>
    </w:p>
    <w:p w14:paraId="629BCA19"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0DA51D9E" w14:textId="02A093A8" w:rsidR="005D5ED2" w:rsidRDefault="2D0705EA" w:rsidP="14A0EBB0">
      <w:pPr>
        <w:pStyle w:val="PargrafodaLista"/>
        <w:numPr>
          <w:ilvl w:val="0"/>
          <w:numId w:val="18"/>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Desembaraço aduaneiro</w:t>
      </w:r>
      <w:r w:rsidR="5075923E" w:rsidRPr="46E76006">
        <w:rPr>
          <w:rFonts w:ascii="Arial" w:eastAsiaTheme="minorEastAsia" w:hAnsi="Arial" w:cs="Arial"/>
          <w:sz w:val="19"/>
          <w:szCs w:val="19"/>
          <w:lang w:eastAsia="pt-BR" w:bidi="ar-SA"/>
        </w:rPr>
        <w:t xml:space="preserve"> para exportação </w:t>
      </w:r>
      <w:r w:rsidR="1EB7BEA9" w:rsidRPr="46E76006">
        <w:rPr>
          <w:rFonts w:ascii="Arial" w:eastAsiaTheme="minorEastAsia" w:hAnsi="Arial" w:cs="Arial"/>
          <w:sz w:val="19"/>
          <w:szCs w:val="19"/>
          <w:lang w:eastAsia="pt-BR" w:bidi="ar-SA"/>
        </w:rPr>
        <w:t>temporária</w:t>
      </w:r>
      <w:r w:rsidR="255CD904" w:rsidRPr="46E76006">
        <w:rPr>
          <w:rFonts w:ascii="Arial" w:eastAsiaTheme="minorEastAsia" w:hAnsi="Arial" w:cs="Arial"/>
          <w:sz w:val="19"/>
          <w:szCs w:val="19"/>
          <w:lang w:eastAsia="pt-BR" w:bidi="ar-SA"/>
        </w:rPr>
        <w:t>;</w:t>
      </w:r>
    </w:p>
    <w:p w14:paraId="082157A9" w14:textId="2751A0A0" w:rsidR="00C32C51" w:rsidRPr="00502BC6" w:rsidRDefault="699DC81E" w:rsidP="14A0EBB0">
      <w:pPr>
        <w:pStyle w:val="PargrafodaLista"/>
        <w:numPr>
          <w:ilvl w:val="0"/>
          <w:numId w:val="18"/>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Assessoria</w:t>
      </w:r>
      <w:r w:rsidR="0A164ED6" w:rsidRPr="46E76006">
        <w:rPr>
          <w:rFonts w:ascii="Arial" w:eastAsiaTheme="minorEastAsia" w:hAnsi="Arial" w:cs="Arial"/>
          <w:sz w:val="19"/>
          <w:szCs w:val="19"/>
          <w:lang w:eastAsia="pt-BR" w:bidi="ar-SA"/>
        </w:rPr>
        <w:t xml:space="preserve"> </w:t>
      </w:r>
      <w:r w:rsidR="2F7302C3" w:rsidRPr="46E76006">
        <w:rPr>
          <w:rFonts w:ascii="Arial" w:eastAsiaTheme="minorEastAsia" w:hAnsi="Arial" w:cs="Arial"/>
          <w:sz w:val="19"/>
          <w:szCs w:val="19"/>
          <w:lang w:eastAsia="pt-BR" w:bidi="ar-SA"/>
        </w:rPr>
        <w:t>a</w:t>
      </w:r>
      <w:r w:rsidRPr="46E76006">
        <w:rPr>
          <w:rFonts w:ascii="Arial" w:eastAsiaTheme="minorEastAsia" w:hAnsi="Arial" w:cs="Arial"/>
          <w:sz w:val="19"/>
          <w:szCs w:val="19"/>
          <w:lang w:eastAsia="pt-BR" w:bidi="ar-SA"/>
        </w:rPr>
        <w:t>duaneira</w:t>
      </w:r>
      <w:r w:rsidR="255CD904" w:rsidRPr="46E76006">
        <w:rPr>
          <w:rFonts w:ascii="Arial" w:eastAsiaTheme="minorEastAsia" w:hAnsi="Arial" w:cs="Arial"/>
          <w:sz w:val="19"/>
          <w:szCs w:val="19"/>
          <w:lang w:eastAsia="pt-BR" w:bidi="ar-SA"/>
        </w:rPr>
        <w:t>;</w:t>
      </w:r>
    </w:p>
    <w:p w14:paraId="7224270D" w14:textId="519631D9" w:rsidR="004B467A" w:rsidRPr="00502BC6" w:rsidRDefault="7EADE0C6" w:rsidP="14A0EBB0">
      <w:pPr>
        <w:pStyle w:val="PargrafodaLista"/>
        <w:numPr>
          <w:ilvl w:val="0"/>
          <w:numId w:val="18"/>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 xml:space="preserve">Transporte </w:t>
      </w:r>
      <w:r w:rsidR="5075923E" w:rsidRPr="46E76006">
        <w:rPr>
          <w:rFonts w:ascii="Arial" w:eastAsiaTheme="minorEastAsia" w:hAnsi="Arial" w:cs="Arial"/>
          <w:sz w:val="19"/>
          <w:szCs w:val="19"/>
          <w:lang w:eastAsia="pt-BR" w:bidi="ar-SA"/>
        </w:rPr>
        <w:t>Rodoviário</w:t>
      </w:r>
      <w:r w:rsidR="385161B9" w:rsidRPr="46E76006">
        <w:rPr>
          <w:rFonts w:ascii="Arial" w:eastAsiaTheme="minorEastAsia" w:hAnsi="Arial" w:cs="Arial"/>
          <w:sz w:val="19"/>
          <w:szCs w:val="19"/>
          <w:lang w:eastAsia="pt-BR" w:bidi="ar-SA"/>
        </w:rPr>
        <w:t>:</w:t>
      </w:r>
    </w:p>
    <w:p w14:paraId="2FF7276A" w14:textId="77633C1C" w:rsidR="002D38AA" w:rsidRPr="000942DC" w:rsidRDefault="009D75A2" w:rsidP="000942DC">
      <w:pPr>
        <w:pStyle w:val="PargrafodaLista"/>
        <w:numPr>
          <w:ilvl w:val="1"/>
          <w:numId w:val="18"/>
        </w:numPr>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SENAI CIMATEC</w:t>
      </w:r>
      <w:r w:rsidR="00760B3A">
        <w:rPr>
          <w:rFonts w:ascii="Arial" w:eastAsiaTheme="minorEastAsia" w:hAnsi="Arial" w:cs="Arial"/>
          <w:sz w:val="19"/>
          <w:szCs w:val="19"/>
          <w:lang w:eastAsia="pt-BR" w:bidi="ar-SA"/>
        </w:rPr>
        <w:t xml:space="preserve"> PARK</w:t>
      </w:r>
      <w:r w:rsidR="00037D42">
        <w:rPr>
          <w:rFonts w:ascii="Arial" w:eastAsiaTheme="minorEastAsia" w:hAnsi="Arial" w:cs="Arial"/>
          <w:sz w:val="19"/>
          <w:szCs w:val="19"/>
          <w:lang w:eastAsia="pt-BR" w:bidi="ar-SA"/>
        </w:rPr>
        <w:t xml:space="preserve"> x </w:t>
      </w:r>
      <w:r w:rsidR="00037D42" w:rsidRPr="00C6719A">
        <w:rPr>
          <w:rFonts w:ascii="Arial" w:eastAsiaTheme="minorEastAsia" w:hAnsi="Arial" w:cs="Arial"/>
          <w:sz w:val="19"/>
          <w:szCs w:val="19"/>
          <w:lang w:eastAsia="pt-BR" w:bidi="ar-SA"/>
        </w:rPr>
        <w:t xml:space="preserve">Aeroporto </w:t>
      </w:r>
      <w:r w:rsidR="00760B3A">
        <w:rPr>
          <w:rFonts w:ascii="Arial" w:eastAsiaTheme="minorEastAsia" w:hAnsi="Arial" w:cs="Arial"/>
          <w:sz w:val="19"/>
          <w:szCs w:val="19"/>
          <w:lang w:eastAsia="pt-BR" w:bidi="ar-SA"/>
        </w:rPr>
        <w:t>Salvador/BA</w:t>
      </w:r>
    </w:p>
    <w:p w14:paraId="72AFAE7A" w14:textId="774301C4" w:rsidR="002D38AA" w:rsidRDefault="000942DC" w:rsidP="002D38AA">
      <w:pPr>
        <w:pStyle w:val="PargrafodaLista"/>
        <w:numPr>
          <w:ilvl w:val="1"/>
          <w:numId w:val="18"/>
        </w:numPr>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Aeroporto Internacional x SAFT</w:t>
      </w:r>
    </w:p>
    <w:p w14:paraId="207DC7D9" w14:textId="2669DB11" w:rsidR="00502BC6" w:rsidRDefault="3684297E" w:rsidP="14A0EBB0">
      <w:pPr>
        <w:pStyle w:val="PargrafodaLista"/>
        <w:numPr>
          <w:ilvl w:val="0"/>
          <w:numId w:val="16"/>
        </w:numPr>
        <w:tabs>
          <w:tab w:val="clear" w:pos="720"/>
        </w:tabs>
        <w:suppressAutoHyphens w:val="0"/>
        <w:autoSpaceDE w:val="0"/>
        <w:autoSpaceDN w:val="0"/>
        <w:adjustRightInd w:val="0"/>
        <w:spacing w:after="0" w:line="240" w:lineRule="auto"/>
        <w:jc w:val="both"/>
        <w:rPr>
          <w:rFonts w:ascii="Arial" w:eastAsiaTheme="minorEastAsia" w:hAnsi="Arial" w:cs="Arial"/>
          <w:color w:val="000000" w:themeColor="text1"/>
          <w:sz w:val="19"/>
          <w:szCs w:val="19"/>
          <w:lang w:eastAsia="pt-BR" w:bidi="ar-SA"/>
        </w:rPr>
      </w:pPr>
      <w:r w:rsidRPr="46E76006">
        <w:rPr>
          <w:rFonts w:ascii="Arial" w:eastAsiaTheme="minorEastAsia" w:hAnsi="Arial" w:cs="Arial"/>
          <w:color w:val="000000" w:themeColor="text1"/>
          <w:sz w:val="19"/>
          <w:szCs w:val="19"/>
          <w:lang w:eastAsia="pt-BR" w:bidi="ar-SA"/>
        </w:rPr>
        <w:t>Armazenagem</w:t>
      </w:r>
      <w:r w:rsidR="5075923E" w:rsidRPr="46E76006">
        <w:rPr>
          <w:rFonts w:ascii="Arial" w:eastAsiaTheme="minorEastAsia" w:hAnsi="Arial" w:cs="Arial"/>
          <w:color w:val="000000" w:themeColor="text1"/>
          <w:sz w:val="19"/>
          <w:szCs w:val="19"/>
          <w:lang w:eastAsia="pt-BR" w:bidi="ar-SA"/>
        </w:rPr>
        <w:t xml:space="preserve"> nos aeroportos</w:t>
      </w:r>
      <w:r w:rsidR="1EB7BEA9" w:rsidRPr="46E76006">
        <w:rPr>
          <w:rFonts w:ascii="Arial" w:eastAsiaTheme="minorEastAsia" w:hAnsi="Arial" w:cs="Arial"/>
          <w:color w:val="000000" w:themeColor="text1"/>
          <w:sz w:val="19"/>
          <w:szCs w:val="19"/>
          <w:lang w:eastAsia="pt-BR" w:bidi="ar-SA"/>
        </w:rPr>
        <w:t xml:space="preserve"> nacionais e internacionais</w:t>
      </w:r>
      <w:r w:rsidR="4BB7E9EC" w:rsidRPr="46E76006">
        <w:rPr>
          <w:rFonts w:ascii="Arial" w:eastAsiaTheme="minorEastAsia" w:hAnsi="Arial" w:cs="Arial"/>
          <w:color w:val="000000" w:themeColor="text1"/>
          <w:sz w:val="19"/>
          <w:szCs w:val="19"/>
          <w:lang w:eastAsia="pt-BR" w:bidi="ar-SA"/>
        </w:rPr>
        <w:t xml:space="preserve">, limitados </w:t>
      </w:r>
      <w:r w:rsidR="1EB7BEA9" w:rsidRPr="46E76006">
        <w:rPr>
          <w:rFonts w:ascii="Arial" w:eastAsiaTheme="minorEastAsia" w:hAnsi="Arial" w:cs="Arial"/>
          <w:color w:val="000000" w:themeColor="text1"/>
          <w:sz w:val="19"/>
          <w:szCs w:val="19"/>
          <w:lang w:eastAsia="pt-BR" w:bidi="ar-SA"/>
        </w:rPr>
        <w:t xml:space="preserve">até </w:t>
      </w:r>
      <w:r w:rsidR="137F980B" w:rsidRPr="46E76006">
        <w:rPr>
          <w:rFonts w:ascii="Arial" w:eastAsiaTheme="minorEastAsia" w:hAnsi="Arial" w:cs="Arial"/>
          <w:color w:val="000000" w:themeColor="text1"/>
          <w:sz w:val="19"/>
          <w:szCs w:val="19"/>
          <w:lang w:eastAsia="pt-BR" w:bidi="ar-SA"/>
        </w:rPr>
        <w:t>cinco (0</w:t>
      </w:r>
      <w:r w:rsidR="1EB7BEA9" w:rsidRPr="46E76006">
        <w:rPr>
          <w:rFonts w:ascii="Arial" w:eastAsiaTheme="minorEastAsia" w:hAnsi="Arial" w:cs="Arial"/>
          <w:color w:val="000000" w:themeColor="text1"/>
          <w:sz w:val="19"/>
          <w:szCs w:val="19"/>
          <w:lang w:eastAsia="pt-BR" w:bidi="ar-SA"/>
        </w:rPr>
        <w:t>5</w:t>
      </w:r>
      <w:r w:rsidR="5E73638F" w:rsidRPr="46E76006">
        <w:rPr>
          <w:rFonts w:ascii="Arial" w:eastAsiaTheme="minorEastAsia" w:hAnsi="Arial" w:cs="Arial"/>
          <w:color w:val="000000" w:themeColor="text1"/>
          <w:sz w:val="19"/>
          <w:szCs w:val="19"/>
          <w:lang w:eastAsia="pt-BR" w:bidi="ar-SA"/>
        </w:rPr>
        <w:t>)</w:t>
      </w:r>
      <w:r w:rsidR="1EB7BEA9" w:rsidRPr="46E76006">
        <w:rPr>
          <w:rFonts w:ascii="Arial" w:eastAsiaTheme="minorEastAsia" w:hAnsi="Arial" w:cs="Arial"/>
          <w:color w:val="000000" w:themeColor="text1"/>
          <w:sz w:val="19"/>
          <w:szCs w:val="19"/>
          <w:lang w:eastAsia="pt-BR" w:bidi="ar-SA"/>
        </w:rPr>
        <w:t xml:space="preserve"> períodos</w:t>
      </w:r>
      <w:r w:rsidR="24F172CB" w:rsidRPr="46E76006">
        <w:rPr>
          <w:rFonts w:ascii="Arial" w:eastAsiaTheme="minorEastAsia" w:hAnsi="Arial" w:cs="Arial"/>
          <w:color w:val="000000" w:themeColor="text1"/>
          <w:sz w:val="19"/>
          <w:szCs w:val="19"/>
          <w:lang w:eastAsia="pt-BR" w:bidi="ar-SA"/>
        </w:rPr>
        <w:t>;</w:t>
      </w:r>
    </w:p>
    <w:p w14:paraId="039AD975" w14:textId="11C41FE0" w:rsidR="005D5ED2" w:rsidRPr="000942DC" w:rsidRDefault="000942DC" w:rsidP="00B90BDD">
      <w:pPr>
        <w:pStyle w:val="PargrafodaLista"/>
        <w:numPr>
          <w:ilvl w:val="0"/>
          <w:numId w:val="16"/>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0942DC">
        <w:rPr>
          <w:rFonts w:ascii="Arial" w:eastAsiaTheme="minorEastAsia" w:hAnsi="Arial" w:cs="Arial"/>
          <w:color w:val="000000" w:themeColor="text1"/>
          <w:sz w:val="19"/>
          <w:szCs w:val="19"/>
          <w:lang w:eastAsia="pt-BR" w:bidi="ar-SA"/>
        </w:rPr>
        <w:t xml:space="preserve">Seguro internacional ponta a ponta para a carga. </w:t>
      </w:r>
    </w:p>
    <w:p w14:paraId="38834167" w14:textId="77777777" w:rsidR="000942DC" w:rsidRPr="000942DC" w:rsidRDefault="000942DC" w:rsidP="000942DC">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7F23C594" w14:textId="2413D7F6" w:rsidR="005D5ED2" w:rsidRPr="00EF1465" w:rsidRDefault="00A13D17" w:rsidP="005D5ED2">
      <w:pPr>
        <w:tabs>
          <w:tab w:val="clear" w:pos="720"/>
        </w:tabs>
        <w:suppressAutoHyphens w:val="0"/>
        <w:autoSpaceDE w:val="0"/>
        <w:autoSpaceDN w:val="0"/>
        <w:adjustRightInd w:val="0"/>
        <w:spacing w:after="0" w:line="240" w:lineRule="auto"/>
        <w:jc w:val="both"/>
        <w:rPr>
          <w:rFonts w:ascii="Arial" w:eastAsiaTheme="minorEastAsia" w:hAnsi="Arial" w:cs="Arial"/>
          <w:b/>
          <w:bCs/>
          <w:sz w:val="19"/>
          <w:szCs w:val="19"/>
          <w:lang w:eastAsia="pt-BR" w:bidi="ar-SA"/>
        </w:rPr>
      </w:pPr>
      <w:r w:rsidRPr="00EF1465">
        <w:rPr>
          <w:rFonts w:ascii="Arial" w:eastAsiaTheme="minorEastAsia" w:hAnsi="Arial" w:cs="Arial"/>
          <w:b/>
          <w:bCs/>
          <w:sz w:val="19"/>
          <w:szCs w:val="19"/>
          <w:lang w:eastAsia="pt-BR" w:bidi="ar-SA"/>
        </w:rPr>
        <w:t>1.2. Local</w:t>
      </w:r>
      <w:r w:rsidR="005D5ED2" w:rsidRPr="00EF1465">
        <w:rPr>
          <w:rFonts w:ascii="Arial" w:eastAsiaTheme="minorEastAsia" w:hAnsi="Arial" w:cs="Arial"/>
          <w:b/>
          <w:bCs/>
          <w:sz w:val="19"/>
          <w:szCs w:val="19"/>
          <w:lang w:eastAsia="pt-BR" w:bidi="ar-SA"/>
        </w:rPr>
        <w:t xml:space="preserve"> </w:t>
      </w:r>
      <w:r w:rsidR="006A2B61" w:rsidRPr="00EF1465">
        <w:rPr>
          <w:rFonts w:ascii="Arial" w:eastAsiaTheme="minorEastAsia" w:hAnsi="Arial" w:cs="Arial"/>
          <w:b/>
          <w:bCs/>
          <w:sz w:val="19"/>
          <w:szCs w:val="19"/>
          <w:lang w:eastAsia="pt-BR" w:bidi="ar-SA"/>
        </w:rPr>
        <w:t>de retirada, entrega e retorno</w:t>
      </w:r>
      <w:r w:rsidR="00C97076" w:rsidRPr="00EF1465">
        <w:rPr>
          <w:rFonts w:ascii="Arial" w:eastAsiaTheme="minorEastAsia" w:hAnsi="Arial" w:cs="Arial"/>
          <w:b/>
          <w:bCs/>
          <w:sz w:val="19"/>
          <w:szCs w:val="19"/>
          <w:lang w:eastAsia="pt-BR" w:bidi="ar-SA"/>
        </w:rPr>
        <w:t xml:space="preserve"> dos equipamentos do Anexo I</w:t>
      </w:r>
      <w:r w:rsidR="005D5ED2" w:rsidRPr="00EF1465">
        <w:rPr>
          <w:rFonts w:ascii="Arial" w:eastAsiaTheme="minorEastAsia" w:hAnsi="Arial" w:cs="Arial"/>
          <w:b/>
          <w:bCs/>
          <w:sz w:val="19"/>
          <w:szCs w:val="19"/>
          <w:lang w:eastAsia="pt-BR" w:bidi="ar-SA"/>
        </w:rPr>
        <w:t>:</w:t>
      </w:r>
    </w:p>
    <w:p w14:paraId="1A5FAEA3"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BED388A" w14:textId="77777777" w:rsidR="00AE2E61" w:rsidRPr="00AE2E61" w:rsidRDefault="5075923E" w:rsidP="00AE2E61">
      <w:pPr>
        <w:pStyle w:val="PargrafodaLista"/>
        <w:numPr>
          <w:ilvl w:val="0"/>
          <w:numId w:val="23"/>
        </w:numPr>
        <w:spacing w:after="0"/>
        <w:jc w:val="both"/>
        <w:rPr>
          <w:rFonts w:ascii="Arial" w:eastAsiaTheme="minorEastAsia" w:hAnsi="Arial" w:cs="Arial"/>
          <w:sz w:val="19"/>
          <w:szCs w:val="19"/>
          <w:lang w:eastAsia="en-US"/>
        </w:rPr>
      </w:pPr>
      <w:r w:rsidRPr="000942DC">
        <w:rPr>
          <w:rFonts w:ascii="Arial" w:hAnsi="Arial" w:cs="Arial"/>
          <w:b/>
          <w:bCs/>
          <w:sz w:val="19"/>
          <w:szCs w:val="19"/>
        </w:rPr>
        <w:t>Origem</w:t>
      </w:r>
      <w:r w:rsidR="006A2B61">
        <w:br/>
      </w:r>
      <w:r w:rsidR="00AE2E61" w:rsidRPr="00AE2E61">
        <w:rPr>
          <w:rFonts w:ascii="Arial" w:eastAsiaTheme="minorEastAsia" w:hAnsi="Arial" w:cs="Arial"/>
          <w:sz w:val="19"/>
          <w:szCs w:val="19"/>
          <w:lang w:eastAsia="en-US"/>
        </w:rPr>
        <w:t>SENAI CIMATEC PARK</w:t>
      </w:r>
    </w:p>
    <w:p w14:paraId="469EC466" w14:textId="37869383" w:rsidR="00AE2E61" w:rsidRPr="00AE2E61" w:rsidRDefault="00AE2E61" w:rsidP="00AE2E61">
      <w:pPr>
        <w:spacing w:after="0"/>
        <w:ind w:left="360"/>
        <w:jc w:val="both"/>
        <w:rPr>
          <w:rFonts w:ascii="Arial" w:eastAsiaTheme="minorEastAsia" w:hAnsi="Arial" w:cs="Arial"/>
          <w:sz w:val="19"/>
          <w:szCs w:val="19"/>
          <w:lang w:eastAsia="en-US"/>
        </w:rPr>
      </w:pPr>
      <w:r>
        <w:rPr>
          <w:rFonts w:ascii="Arial" w:eastAsiaTheme="minorEastAsia" w:hAnsi="Arial" w:cs="Arial"/>
          <w:sz w:val="19"/>
          <w:szCs w:val="19"/>
          <w:lang w:eastAsia="en-US"/>
        </w:rPr>
        <w:tab/>
      </w:r>
      <w:r w:rsidRPr="00AE2E61">
        <w:rPr>
          <w:rFonts w:ascii="Arial" w:eastAsiaTheme="minorEastAsia" w:hAnsi="Arial" w:cs="Arial"/>
          <w:sz w:val="19"/>
          <w:szCs w:val="19"/>
          <w:lang w:eastAsia="en-US"/>
        </w:rPr>
        <w:t>Endereço: Via Atlântica, BA 530 – KM 2,5, Camaçari/BA – CEP 42.810-440.</w:t>
      </w:r>
    </w:p>
    <w:p w14:paraId="230DDB99" w14:textId="40D5DBB0" w:rsidR="00AE2E61" w:rsidRPr="00AE2E61" w:rsidRDefault="00AE2E61" w:rsidP="00AE2E61">
      <w:pPr>
        <w:spacing w:after="0"/>
        <w:ind w:left="360"/>
        <w:jc w:val="both"/>
        <w:rPr>
          <w:rFonts w:ascii="Arial" w:eastAsiaTheme="minorEastAsia" w:hAnsi="Arial" w:cs="Arial"/>
          <w:sz w:val="19"/>
          <w:szCs w:val="19"/>
          <w:lang w:eastAsia="en-US"/>
        </w:rPr>
      </w:pPr>
      <w:r>
        <w:rPr>
          <w:rFonts w:ascii="Arial" w:eastAsiaTheme="minorEastAsia" w:hAnsi="Arial" w:cs="Arial"/>
          <w:sz w:val="19"/>
          <w:szCs w:val="19"/>
          <w:lang w:eastAsia="en-US"/>
        </w:rPr>
        <w:tab/>
      </w:r>
      <w:r w:rsidRPr="00AE2E61">
        <w:rPr>
          <w:rFonts w:ascii="Arial" w:eastAsiaTheme="minorEastAsia" w:hAnsi="Arial" w:cs="Arial"/>
          <w:sz w:val="19"/>
          <w:szCs w:val="19"/>
          <w:lang w:eastAsia="en-US"/>
        </w:rPr>
        <w:t>Horário da retirada de segunda a sexta-feira, das 07:30 às 11:00 e das 13:00 às 16:30.</w:t>
      </w:r>
    </w:p>
    <w:p w14:paraId="68028FBD" w14:textId="77777777" w:rsidR="0007679A" w:rsidRPr="000942DC" w:rsidRDefault="0007679A" w:rsidP="14A0EBB0">
      <w:pPr>
        <w:pStyle w:val="PargrafodaLista"/>
        <w:numPr>
          <w:ilvl w:val="0"/>
          <w:numId w:val="23"/>
        </w:numPr>
        <w:spacing w:after="0"/>
        <w:jc w:val="both"/>
        <w:rPr>
          <w:rFonts w:ascii="Arial" w:eastAsiaTheme="minorEastAsia" w:hAnsi="Arial" w:cs="Arial"/>
          <w:b/>
          <w:bCs/>
          <w:sz w:val="19"/>
          <w:szCs w:val="19"/>
          <w:lang w:eastAsia="en-US"/>
        </w:rPr>
      </w:pPr>
      <w:r w:rsidRPr="000942DC">
        <w:rPr>
          <w:rFonts w:ascii="Arial" w:eastAsiaTheme="minorEastAsia" w:hAnsi="Arial" w:cs="Arial"/>
          <w:b/>
          <w:bCs/>
          <w:sz w:val="19"/>
          <w:szCs w:val="19"/>
          <w:lang w:eastAsia="en-US"/>
        </w:rPr>
        <w:t>Destino</w:t>
      </w:r>
    </w:p>
    <w:p w14:paraId="1F6719D9" w14:textId="35DF08EC" w:rsidR="00AE2E61" w:rsidRPr="00AE2E61" w:rsidRDefault="00AE2E61" w:rsidP="00AE2E61">
      <w:pPr>
        <w:pStyle w:val="PargrafodaLista"/>
        <w:spacing w:after="0"/>
        <w:rPr>
          <w:rFonts w:ascii="Arial" w:eastAsiaTheme="minorEastAsia" w:hAnsi="Arial" w:cs="Arial"/>
          <w:sz w:val="19"/>
          <w:szCs w:val="19"/>
          <w:lang w:eastAsia="en-US"/>
        </w:rPr>
      </w:pPr>
      <w:r w:rsidRPr="00AE2E61">
        <w:rPr>
          <w:rFonts w:ascii="Arial" w:eastAsiaTheme="minorEastAsia" w:hAnsi="Arial" w:cs="Arial"/>
          <w:sz w:val="19"/>
          <w:szCs w:val="19"/>
          <w:lang w:eastAsia="en-US"/>
        </w:rPr>
        <w:t>SAFT</w:t>
      </w:r>
    </w:p>
    <w:p w14:paraId="46875F8D" w14:textId="77777777" w:rsidR="00AE2E61" w:rsidRDefault="00AE2E61" w:rsidP="00AE2E61">
      <w:pPr>
        <w:pStyle w:val="PargrafodaLista"/>
        <w:spacing w:after="0"/>
        <w:rPr>
          <w:rFonts w:ascii="Arial" w:eastAsiaTheme="minorEastAsia" w:hAnsi="Arial" w:cs="Arial"/>
          <w:sz w:val="19"/>
          <w:szCs w:val="19"/>
          <w:lang w:eastAsia="en-US"/>
        </w:rPr>
      </w:pPr>
      <w:r w:rsidRPr="00AE2E61">
        <w:rPr>
          <w:rFonts w:ascii="Arial" w:eastAsiaTheme="minorEastAsia" w:hAnsi="Arial" w:cs="Arial"/>
          <w:sz w:val="19"/>
          <w:szCs w:val="19"/>
          <w:lang w:eastAsia="en-US"/>
        </w:rPr>
        <w:t xml:space="preserve">Endereço: Rue Georges </w:t>
      </w:r>
      <w:proofErr w:type="spellStart"/>
      <w:r w:rsidRPr="00AE2E61">
        <w:rPr>
          <w:rFonts w:ascii="Arial" w:eastAsiaTheme="minorEastAsia" w:hAnsi="Arial" w:cs="Arial"/>
          <w:sz w:val="19"/>
          <w:szCs w:val="19"/>
          <w:lang w:eastAsia="en-US"/>
        </w:rPr>
        <w:t>Leclanché</w:t>
      </w:r>
      <w:proofErr w:type="spellEnd"/>
      <w:r w:rsidRPr="00AE2E61">
        <w:rPr>
          <w:rFonts w:ascii="Arial" w:eastAsiaTheme="minorEastAsia" w:hAnsi="Arial" w:cs="Arial"/>
          <w:sz w:val="19"/>
          <w:szCs w:val="19"/>
          <w:lang w:eastAsia="en-US"/>
        </w:rPr>
        <w:t>, 86000 Poitiers, França</w:t>
      </w:r>
    </w:p>
    <w:p w14:paraId="5BE9A94B" w14:textId="77777777" w:rsidR="00FE43A6" w:rsidRPr="00D53B7C" w:rsidRDefault="00FE43A6" w:rsidP="006A2B61">
      <w:pPr>
        <w:tabs>
          <w:tab w:val="clear" w:pos="720"/>
        </w:tabs>
        <w:suppressAutoHyphens w:val="0"/>
        <w:autoSpaceDE w:val="0"/>
        <w:autoSpaceDN w:val="0"/>
        <w:adjustRightInd w:val="0"/>
        <w:spacing w:after="0" w:line="240" w:lineRule="auto"/>
        <w:jc w:val="both"/>
        <w:rPr>
          <w:rFonts w:ascii="Arial" w:eastAsiaTheme="minorEastAsia" w:hAnsi="Arial" w:cs="Arial"/>
          <w:bCs/>
          <w:sz w:val="19"/>
          <w:szCs w:val="19"/>
          <w:lang w:eastAsia="pt-BR" w:bidi="ar-SA"/>
        </w:rPr>
      </w:pPr>
    </w:p>
    <w:p w14:paraId="4CEFD422" w14:textId="304D627C" w:rsidR="00A13D17" w:rsidRPr="00EF1465" w:rsidRDefault="3E4E5A45" w:rsidP="46E76006">
      <w:pPr>
        <w:tabs>
          <w:tab w:val="clear" w:pos="720"/>
        </w:tabs>
        <w:suppressAutoHyphens w:val="0"/>
        <w:autoSpaceDE w:val="0"/>
        <w:autoSpaceDN w:val="0"/>
        <w:adjustRightInd w:val="0"/>
        <w:spacing w:after="0" w:line="240" w:lineRule="auto"/>
        <w:jc w:val="both"/>
        <w:rPr>
          <w:rFonts w:ascii="Arial" w:eastAsiaTheme="minorEastAsia" w:hAnsi="Arial" w:cs="Arial"/>
          <w:b/>
          <w:bCs/>
          <w:sz w:val="19"/>
          <w:szCs w:val="19"/>
          <w:lang w:eastAsia="pt-BR" w:bidi="ar-SA"/>
        </w:rPr>
      </w:pPr>
      <w:r w:rsidRPr="00EF1465">
        <w:rPr>
          <w:rFonts w:ascii="Arial" w:eastAsiaTheme="minorEastAsia" w:hAnsi="Arial" w:cs="Arial"/>
          <w:b/>
          <w:bCs/>
          <w:sz w:val="19"/>
          <w:szCs w:val="19"/>
          <w:lang w:eastAsia="pt-BR" w:bidi="ar-SA"/>
        </w:rPr>
        <w:t>1.3</w:t>
      </w:r>
      <w:r w:rsidR="00A13D17" w:rsidRPr="00EF1465">
        <w:rPr>
          <w:rFonts w:ascii="Arial" w:eastAsiaTheme="minorEastAsia" w:hAnsi="Arial" w:cs="Arial"/>
          <w:b/>
          <w:bCs/>
          <w:sz w:val="19"/>
          <w:szCs w:val="19"/>
          <w:lang w:eastAsia="pt-BR" w:bidi="ar-SA"/>
        </w:rPr>
        <w:t>. Desembaraço Aduaneiro:</w:t>
      </w:r>
    </w:p>
    <w:p w14:paraId="27A9E8EE"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7CBA4D5" w14:textId="678F47CD" w:rsidR="008008AF" w:rsidRPr="00514E0D" w:rsidRDefault="2CE2E764"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1.3.1</w:t>
      </w:r>
      <w:r w:rsidR="370E4C87" w:rsidRPr="46E76006">
        <w:rPr>
          <w:rFonts w:ascii="Arial" w:eastAsiaTheme="minorEastAsia" w:hAnsi="Arial" w:cs="Arial"/>
          <w:sz w:val="19"/>
          <w:szCs w:val="19"/>
          <w:lang w:eastAsia="pt-BR" w:bidi="ar-SA"/>
        </w:rPr>
        <w:t>.</w:t>
      </w:r>
      <w:r w:rsidR="008008AF" w:rsidRPr="46E76006">
        <w:rPr>
          <w:rFonts w:ascii="Arial" w:eastAsiaTheme="minorEastAsia" w:hAnsi="Arial" w:cs="Arial"/>
          <w:sz w:val="19"/>
          <w:szCs w:val="19"/>
          <w:lang w:eastAsia="pt-BR" w:bidi="ar-SA"/>
        </w:rPr>
        <w:t xml:space="preserve"> Analisar as faturas proformas recebidas do SENAI/DR/BA, obedecendo aos prazos especificados. No caso de divergências documentais, a contratada deverá contatar diretamente o “</w:t>
      </w:r>
      <w:proofErr w:type="spellStart"/>
      <w:r w:rsidR="008008AF" w:rsidRPr="46E76006">
        <w:rPr>
          <w:rFonts w:ascii="Arial" w:eastAsiaTheme="minorEastAsia" w:hAnsi="Arial" w:cs="Arial"/>
          <w:sz w:val="19"/>
          <w:szCs w:val="19"/>
          <w:lang w:eastAsia="pt-BR" w:bidi="ar-SA"/>
        </w:rPr>
        <w:t>shipper</w:t>
      </w:r>
      <w:proofErr w:type="spellEnd"/>
      <w:r w:rsidR="008008AF" w:rsidRPr="46E76006">
        <w:rPr>
          <w:rFonts w:ascii="Arial" w:eastAsiaTheme="minorEastAsia" w:hAnsi="Arial" w:cs="Arial"/>
          <w:sz w:val="19"/>
          <w:szCs w:val="19"/>
          <w:lang w:eastAsia="pt-BR" w:bidi="ar-SA"/>
        </w:rPr>
        <w:t>” para providenciar as devidas correções, comunicando ao SENAI/DR/BA, até que a documentação esteja em conformidade. Apenas o SENAI/DR/BA poderá Autorizar o Embarque.</w:t>
      </w:r>
    </w:p>
    <w:p w14:paraId="3A7F5E77"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Sendo assim, a contratada deverá promover, dentro dos prazos especificados pelo importador, a retirada para embarque ou o embarque da carga propriamente dito, conforme especificações técnicas e comerciais previamente acordadas entre o exportador e o importador, com o menor custo logístico possível para o importador;</w:t>
      </w:r>
    </w:p>
    <w:p w14:paraId="4357C1F7"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18B8E631" w14:textId="17473A00" w:rsidR="008008AF" w:rsidRPr="00514E0D" w:rsidRDefault="64B59B4B"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1.3.2.</w:t>
      </w:r>
      <w:r w:rsidR="008008AF" w:rsidRPr="46E76006">
        <w:rPr>
          <w:rFonts w:ascii="Arial" w:eastAsiaTheme="minorEastAsia" w:hAnsi="Arial" w:cs="Arial"/>
          <w:sz w:val="19"/>
          <w:szCs w:val="19"/>
          <w:lang w:eastAsia="pt-BR" w:bidi="ar-SA"/>
        </w:rPr>
        <w:t xml:space="preserve"> Solicitar as licenças de </w:t>
      </w:r>
      <w:r w:rsidR="002859A1" w:rsidRPr="46E76006">
        <w:rPr>
          <w:rFonts w:ascii="Arial" w:eastAsiaTheme="minorEastAsia" w:hAnsi="Arial" w:cs="Arial"/>
          <w:sz w:val="19"/>
          <w:szCs w:val="19"/>
          <w:lang w:eastAsia="pt-BR" w:bidi="ar-SA"/>
        </w:rPr>
        <w:t>exportação</w:t>
      </w:r>
      <w:r w:rsidR="008008AF" w:rsidRPr="46E76006">
        <w:rPr>
          <w:rFonts w:ascii="Arial" w:eastAsiaTheme="minorEastAsia" w:hAnsi="Arial" w:cs="Arial"/>
          <w:sz w:val="19"/>
          <w:szCs w:val="19"/>
          <w:lang w:eastAsia="pt-BR" w:bidi="ar-SA"/>
        </w:rPr>
        <w:t xml:space="preserve"> junto aos órgãos anuentes (Anvisa, Mapa, Decex, Ministério do Exército, Polícia Federal, </w:t>
      </w:r>
      <w:proofErr w:type="spellStart"/>
      <w:r w:rsidR="008008AF" w:rsidRPr="46E76006">
        <w:rPr>
          <w:rFonts w:ascii="Arial" w:eastAsiaTheme="minorEastAsia" w:hAnsi="Arial" w:cs="Arial"/>
          <w:sz w:val="19"/>
          <w:szCs w:val="19"/>
          <w:lang w:eastAsia="pt-BR" w:bidi="ar-SA"/>
        </w:rPr>
        <w:t>etc</w:t>
      </w:r>
      <w:proofErr w:type="spellEnd"/>
      <w:r w:rsidR="008008AF" w:rsidRPr="46E76006">
        <w:rPr>
          <w:rFonts w:ascii="Arial" w:eastAsiaTheme="minorEastAsia" w:hAnsi="Arial" w:cs="Arial"/>
          <w:sz w:val="19"/>
          <w:szCs w:val="19"/>
          <w:lang w:eastAsia="pt-BR" w:bidi="ar-SA"/>
        </w:rPr>
        <w:t>) no menor prazo possível, contado da data do envio dos documentos por parte do SENAI/DR/BA</w:t>
      </w:r>
      <w:r w:rsidR="002859A1" w:rsidRPr="46E76006">
        <w:rPr>
          <w:rFonts w:ascii="Arial" w:eastAsiaTheme="minorEastAsia" w:hAnsi="Arial" w:cs="Arial"/>
          <w:sz w:val="19"/>
          <w:szCs w:val="19"/>
          <w:lang w:eastAsia="pt-BR" w:bidi="ar-SA"/>
        </w:rPr>
        <w:t>, se necessário</w:t>
      </w:r>
      <w:r w:rsidR="008008AF" w:rsidRPr="46E76006">
        <w:rPr>
          <w:rFonts w:ascii="Arial" w:eastAsiaTheme="minorEastAsia" w:hAnsi="Arial" w:cs="Arial"/>
          <w:sz w:val="19"/>
          <w:szCs w:val="19"/>
          <w:lang w:eastAsia="pt-BR" w:bidi="ar-SA"/>
        </w:rPr>
        <w:t>;</w:t>
      </w:r>
    </w:p>
    <w:p w14:paraId="0863A7E4"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722C913E" w14:textId="39246DC4" w:rsidR="008008AF" w:rsidRPr="00514E0D" w:rsidRDefault="155818B2"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1.3.3</w:t>
      </w:r>
      <w:r w:rsidR="008008AF" w:rsidRPr="46E76006">
        <w:rPr>
          <w:rFonts w:ascii="Arial" w:eastAsiaTheme="minorEastAsia" w:hAnsi="Arial" w:cs="Arial"/>
          <w:sz w:val="19"/>
          <w:szCs w:val="19"/>
          <w:lang w:eastAsia="pt-BR" w:bidi="ar-SA"/>
        </w:rPr>
        <w:t xml:space="preserve">. Proceder com a liberação alfandegária das mercadorias destinadas ao SENAI/DR/BA, praticando todos os atos necessários à referida liberação, tais como: licenciamento prévio no Siscomex (Sistema Integrado de Comércio Exterior), procedimentos administrativos junto a órgãos anuentes, preparo e registro da </w:t>
      </w:r>
      <w:r w:rsidR="002859A1" w:rsidRPr="46E76006">
        <w:rPr>
          <w:rFonts w:ascii="Arial" w:eastAsiaTheme="minorEastAsia" w:hAnsi="Arial" w:cs="Arial"/>
          <w:sz w:val="19"/>
          <w:szCs w:val="19"/>
          <w:lang w:eastAsia="pt-BR" w:bidi="ar-SA"/>
        </w:rPr>
        <w:t>Declaração de Exportação (DE)</w:t>
      </w:r>
      <w:r w:rsidR="008008AF" w:rsidRPr="46E76006">
        <w:rPr>
          <w:rFonts w:ascii="Arial" w:eastAsiaTheme="minorEastAsia" w:hAnsi="Arial" w:cs="Arial"/>
          <w:sz w:val="19"/>
          <w:szCs w:val="19"/>
          <w:lang w:eastAsia="pt-BR" w:bidi="ar-SA"/>
        </w:rPr>
        <w:t xml:space="preserve">, </w:t>
      </w:r>
      <w:r w:rsidR="002859A1" w:rsidRPr="46E76006">
        <w:rPr>
          <w:rFonts w:ascii="Arial" w:eastAsiaTheme="minorEastAsia" w:hAnsi="Arial" w:cs="Arial"/>
          <w:sz w:val="19"/>
          <w:szCs w:val="19"/>
          <w:lang w:eastAsia="pt-BR" w:bidi="ar-SA"/>
        </w:rPr>
        <w:t xml:space="preserve">do Registro de Exportação (RE) </w:t>
      </w:r>
      <w:r w:rsidR="008008AF" w:rsidRPr="46E76006">
        <w:rPr>
          <w:rFonts w:ascii="Arial" w:eastAsiaTheme="minorEastAsia" w:hAnsi="Arial" w:cs="Arial"/>
          <w:sz w:val="19"/>
          <w:szCs w:val="19"/>
          <w:lang w:eastAsia="pt-BR" w:bidi="ar-SA"/>
        </w:rPr>
        <w:t>e acompanhamento dos processos de desembaraço junto às inspetorias da alfândega no aeroporto e porto com o fito de obter a correspondente imunidade tributária e isenções de impostos e taxas, dentre outras atividades rotineiras pertinentes ao processo de desembaraço;</w:t>
      </w:r>
    </w:p>
    <w:p w14:paraId="32CCF94D"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7C84C986" w14:textId="63933CA2" w:rsidR="008008AF" w:rsidRPr="00514E0D" w:rsidRDefault="2D4F9461"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1.3.4</w:t>
      </w:r>
      <w:r w:rsidR="008008AF" w:rsidRPr="46E76006">
        <w:rPr>
          <w:rFonts w:ascii="Arial" w:eastAsiaTheme="minorEastAsia" w:hAnsi="Arial" w:cs="Arial"/>
          <w:sz w:val="19"/>
          <w:szCs w:val="19"/>
          <w:lang w:eastAsia="pt-BR" w:bidi="ar-SA"/>
        </w:rPr>
        <w:t xml:space="preserve">. Providenciar o registro da Declaração de </w:t>
      </w:r>
      <w:r w:rsidR="002859A1" w:rsidRPr="46E76006">
        <w:rPr>
          <w:rFonts w:ascii="Arial" w:eastAsiaTheme="minorEastAsia" w:hAnsi="Arial" w:cs="Arial"/>
          <w:sz w:val="19"/>
          <w:szCs w:val="19"/>
          <w:lang w:eastAsia="pt-BR" w:bidi="ar-SA"/>
        </w:rPr>
        <w:t>exportação – DE</w:t>
      </w:r>
      <w:r w:rsidR="008008AF" w:rsidRPr="46E76006">
        <w:rPr>
          <w:rFonts w:ascii="Arial" w:eastAsiaTheme="minorEastAsia" w:hAnsi="Arial" w:cs="Arial"/>
          <w:sz w:val="19"/>
          <w:szCs w:val="19"/>
          <w:lang w:eastAsia="pt-BR" w:bidi="ar-SA"/>
        </w:rPr>
        <w:t xml:space="preserve"> ou Declaração Simplificada de </w:t>
      </w:r>
      <w:r w:rsidR="002859A1" w:rsidRPr="46E76006">
        <w:rPr>
          <w:rFonts w:ascii="Arial" w:eastAsiaTheme="minorEastAsia" w:hAnsi="Arial" w:cs="Arial"/>
          <w:sz w:val="19"/>
          <w:szCs w:val="19"/>
          <w:lang w:eastAsia="pt-BR" w:bidi="ar-SA"/>
        </w:rPr>
        <w:t>Exportação – DSE</w:t>
      </w:r>
      <w:r w:rsidR="008008AF" w:rsidRPr="46E76006">
        <w:rPr>
          <w:rFonts w:ascii="Arial" w:eastAsiaTheme="minorEastAsia" w:hAnsi="Arial" w:cs="Arial"/>
          <w:sz w:val="19"/>
          <w:szCs w:val="19"/>
          <w:lang w:eastAsia="pt-BR" w:bidi="ar-SA"/>
        </w:rPr>
        <w:t xml:space="preserve"> junto ao SISCOMEX no menor prazo possível a contar da data da atracação dos bens, no local de chegada ou da Requisição de Serviços, emitida pelo SENAI/DR/BA;</w:t>
      </w:r>
    </w:p>
    <w:p w14:paraId="0D340F9F"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147F6A5" w14:textId="076A0192" w:rsidR="008008AF" w:rsidRPr="00514E0D" w:rsidRDefault="7A9C0093"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lastRenderedPageBreak/>
        <w:t>1.3.4.1</w:t>
      </w:r>
      <w:r w:rsidR="008008AF" w:rsidRPr="46E76006">
        <w:rPr>
          <w:rFonts w:ascii="Arial" w:eastAsiaTheme="minorEastAsia" w:hAnsi="Arial" w:cs="Arial"/>
          <w:sz w:val="19"/>
          <w:szCs w:val="19"/>
          <w:lang w:eastAsia="pt-BR" w:bidi="ar-SA"/>
        </w:rPr>
        <w:t>. Na eventual i</w:t>
      </w:r>
      <w:r w:rsidR="002859A1" w:rsidRPr="46E76006">
        <w:rPr>
          <w:rFonts w:ascii="Arial" w:eastAsiaTheme="minorEastAsia" w:hAnsi="Arial" w:cs="Arial"/>
          <w:sz w:val="19"/>
          <w:szCs w:val="19"/>
          <w:lang w:eastAsia="pt-BR" w:bidi="ar-SA"/>
        </w:rPr>
        <w:t>mpossibilidade do registro da DE/DSE</w:t>
      </w:r>
      <w:r w:rsidR="008008AF" w:rsidRPr="46E76006">
        <w:rPr>
          <w:rFonts w:ascii="Arial" w:eastAsiaTheme="minorEastAsia" w:hAnsi="Arial" w:cs="Arial"/>
          <w:sz w:val="19"/>
          <w:szCs w:val="19"/>
          <w:lang w:eastAsia="pt-BR" w:bidi="ar-SA"/>
        </w:rPr>
        <w:t xml:space="preserve">, junto ao SISCOMEX, por problema relacionado com a Licença de </w:t>
      </w:r>
      <w:r w:rsidR="002859A1" w:rsidRPr="46E76006">
        <w:rPr>
          <w:rFonts w:ascii="Arial" w:eastAsiaTheme="minorEastAsia" w:hAnsi="Arial" w:cs="Arial"/>
          <w:sz w:val="19"/>
          <w:szCs w:val="19"/>
          <w:lang w:eastAsia="pt-BR" w:bidi="ar-SA"/>
        </w:rPr>
        <w:t>Exportação – LE</w:t>
      </w:r>
      <w:r w:rsidR="008008AF" w:rsidRPr="46E76006">
        <w:rPr>
          <w:rFonts w:ascii="Arial" w:eastAsiaTheme="minorEastAsia" w:hAnsi="Arial" w:cs="Arial"/>
          <w:sz w:val="19"/>
          <w:szCs w:val="19"/>
          <w:lang w:eastAsia="pt-BR" w:bidi="ar-SA"/>
        </w:rPr>
        <w:t>, a Contratada deverá prontamente comunicar o SENAI/DR/BA, por escrito, para que sejam tomadas todas as providências para sua imediata correção;</w:t>
      </w:r>
    </w:p>
    <w:p w14:paraId="785A6A96" w14:textId="65095178" w:rsidR="46E76006" w:rsidRDefault="46E76006" w:rsidP="46E76006">
      <w:pPr>
        <w:tabs>
          <w:tab w:val="clear" w:pos="720"/>
        </w:tabs>
        <w:spacing w:after="0" w:line="240" w:lineRule="auto"/>
        <w:jc w:val="both"/>
        <w:rPr>
          <w:rFonts w:ascii="Arial" w:eastAsiaTheme="minorEastAsia" w:hAnsi="Arial" w:cs="Arial"/>
          <w:sz w:val="19"/>
          <w:szCs w:val="19"/>
          <w:lang w:eastAsia="pt-BR" w:bidi="ar-SA"/>
        </w:rPr>
      </w:pPr>
    </w:p>
    <w:p w14:paraId="52663504" w14:textId="479DE89E" w:rsidR="008008AF" w:rsidRPr="00514E0D" w:rsidRDefault="27915454"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1.3.5</w:t>
      </w:r>
      <w:r w:rsidR="008008AF" w:rsidRPr="46E76006">
        <w:rPr>
          <w:rFonts w:ascii="Arial" w:eastAsiaTheme="minorEastAsia" w:hAnsi="Arial" w:cs="Arial"/>
          <w:sz w:val="19"/>
          <w:szCs w:val="19"/>
          <w:lang w:eastAsia="pt-BR" w:bidi="ar-SA"/>
        </w:rPr>
        <w:t xml:space="preserve">. Concluir o processo de liberação alfandegária aérea dentro do menor prazo possível, contado a partir da data da atracação da aeronave no aeroporto internacional de Salvador/BA ou </w:t>
      </w:r>
      <w:r w:rsidR="006A5D97" w:rsidRPr="46E76006">
        <w:rPr>
          <w:rFonts w:ascii="Arial" w:eastAsiaTheme="minorEastAsia" w:hAnsi="Arial" w:cs="Arial"/>
          <w:sz w:val="19"/>
          <w:szCs w:val="19"/>
          <w:lang w:eastAsia="pt-BR" w:bidi="ar-SA"/>
        </w:rPr>
        <w:t>outro</w:t>
      </w:r>
      <w:r w:rsidR="008008AF" w:rsidRPr="46E76006">
        <w:rPr>
          <w:rFonts w:ascii="Arial" w:eastAsiaTheme="minorEastAsia" w:hAnsi="Arial" w:cs="Arial"/>
          <w:sz w:val="19"/>
          <w:szCs w:val="19"/>
          <w:lang w:eastAsia="pt-BR" w:bidi="ar-SA"/>
        </w:rPr>
        <w:t>;</w:t>
      </w:r>
    </w:p>
    <w:p w14:paraId="360CBD0F"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1BDC3CA" w14:textId="3531B471" w:rsidR="008008AF" w:rsidRPr="00514E0D" w:rsidRDefault="5BAF449D"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color w:val="000000" w:themeColor="text1"/>
          <w:sz w:val="19"/>
          <w:szCs w:val="19"/>
          <w:lang w:eastAsia="pt-BR" w:bidi="ar-SA"/>
        </w:rPr>
        <w:t>1.3</w:t>
      </w:r>
      <w:r w:rsidR="008008AF" w:rsidRPr="46E76006">
        <w:rPr>
          <w:rFonts w:ascii="Arial" w:eastAsiaTheme="minorEastAsia" w:hAnsi="Arial" w:cs="Arial"/>
          <w:color w:val="000000" w:themeColor="text1"/>
          <w:sz w:val="19"/>
          <w:szCs w:val="19"/>
          <w:lang w:eastAsia="pt-BR" w:bidi="ar-SA"/>
        </w:rPr>
        <w:t xml:space="preserve">.6. </w:t>
      </w:r>
      <w:r w:rsidR="008008AF" w:rsidRPr="46E76006">
        <w:rPr>
          <w:rFonts w:ascii="Arial" w:eastAsiaTheme="minorEastAsia" w:hAnsi="Arial" w:cs="Arial"/>
          <w:sz w:val="19"/>
          <w:szCs w:val="19"/>
          <w:lang w:eastAsia="pt-BR" w:bidi="ar-SA"/>
        </w:rPr>
        <w:t>Nos casos de Remoção da carga da Zona Primária para a Zona Secundária o prazo de 24 (vinte e qua</w:t>
      </w:r>
      <w:r w:rsidR="002859A1" w:rsidRPr="46E76006">
        <w:rPr>
          <w:rFonts w:ascii="Arial" w:eastAsiaTheme="minorEastAsia" w:hAnsi="Arial" w:cs="Arial"/>
          <w:sz w:val="19"/>
          <w:szCs w:val="19"/>
          <w:lang w:eastAsia="pt-BR" w:bidi="ar-SA"/>
        </w:rPr>
        <w:t>tro) horas para o registro da DE/DSE</w:t>
      </w:r>
      <w:r w:rsidR="008008AF" w:rsidRPr="46E76006">
        <w:rPr>
          <w:rFonts w:ascii="Arial" w:eastAsiaTheme="minorEastAsia" w:hAnsi="Arial" w:cs="Arial"/>
          <w:sz w:val="19"/>
          <w:szCs w:val="19"/>
          <w:lang w:eastAsia="pt-BR" w:bidi="ar-SA"/>
        </w:rPr>
        <w:t>, junto ao SISCOMEX, será contado a partir da efetivação da remoção ou da presença de carga efetuada pela Receita Federal do Brasil;</w:t>
      </w:r>
    </w:p>
    <w:p w14:paraId="080CDFF9"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70F900C9" w14:textId="2E8AE5A8" w:rsidR="008008AF" w:rsidRPr="00514E0D" w:rsidRDefault="2C4398D6"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1.3.7</w:t>
      </w:r>
      <w:r w:rsidR="008008AF" w:rsidRPr="46E76006">
        <w:rPr>
          <w:rFonts w:ascii="Arial" w:eastAsiaTheme="minorEastAsia" w:hAnsi="Arial" w:cs="Arial"/>
          <w:sz w:val="19"/>
          <w:szCs w:val="19"/>
          <w:lang w:eastAsia="pt-BR" w:bidi="ar-SA"/>
        </w:rPr>
        <w:t>. Providenciar o preenchimento em formulário próprio e a respectiva exoneração do ICMS junto à Receita Estadual na jurisdição do Contratante;</w:t>
      </w:r>
    </w:p>
    <w:p w14:paraId="1BA01B1A"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683C867D" w14:textId="52D4208D" w:rsidR="008008AF" w:rsidRPr="00514E0D" w:rsidRDefault="6F2A1575"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1.3.8</w:t>
      </w:r>
      <w:r w:rsidR="008008AF" w:rsidRPr="46E76006">
        <w:rPr>
          <w:rFonts w:ascii="Arial" w:eastAsiaTheme="minorEastAsia" w:hAnsi="Arial" w:cs="Arial"/>
          <w:sz w:val="19"/>
          <w:szCs w:val="19"/>
          <w:lang w:eastAsia="pt-BR" w:bidi="ar-SA"/>
        </w:rPr>
        <w:t>. Providenciar o registro da respectiva Declaração de Despacho de Exportação – DDE, junto ao SISCOMEX, num prazo máximo de 24 (vinte e quatro) horas a contar da data do recebimento da Requisição de Serviço emitida pelo SENAI/DR/BA, que será acompanhada da Fatura Comercial de Exportação e extrato do Registro de Exportação – RE;</w:t>
      </w:r>
    </w:p>
    <w:p w14:paraId="750065A3"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B482490" w14:textId="08441533" w:rsidR="008008AF" w:rsidRPr="00514E0D" w:rsidRDefault="70E8D8A0"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1.3.9</w:t>
      </w:r>
      <w:r w:rsidR="008008AF" w:rsidRPr="46E76006">
        <w:rPr>
          <w:rFonts w:ascii="Arial" w:eastAsiaTheme="minorEastAsia" w:hAnsi="Arial" w:cs="Arial"/>
          <w:sz w:val="19"/>
          <w:szCs w:val="19"/>
          <w:lang w:eastAsia="pt-BR" w:bidi="ar-SA"/>
        </w:rPr>
        <w:t xml:space="preserve">. Na eventual impossibilidade do registro da DDE, junto ao SISCOMEX, por problema relacionado com o RE, esta ocorrência deverá ser comunicada imediatamente ao SENAI/DR/BA, que providenciará a sua regularização sendo concedido a partir </w:t>
      </w:r>
      <w:r w:rsidR="002859A1" w:rsidRPr="46E76006">
        <w:rPr>
          <w:rFonts w:ascii="Arial" w:eastAsiaTheme="minorEastAsia" w:hAnsi="Arial" w:cs="Arial"/>
          <w:sz w:val="19"/>
          <w:szCs w:val="19"/>
          <w:lang w:eastAsia="pt-BR" w:bidi="ar-SA"/>
        </w:rPr>
        <w:t>daí o</w:t>
      </w:r>
      <w:r w:rsidR="008008AF" w:rsidRPr="46E76006">
        <w:rPr>
          <w:rFonts w:ascii="Arial" w:eastAsiaTheme="minorEastAsia" w:hAnsi="Arial" w:cs="Arial"/>
          <w:sz w:val="19"/>
          <w:szCs w:val="19"/>
          <w:lang w:eastAsia="pt-BR" w:bidi="ar-SA"/>
        </w:rPr>
        <w:t xml:space="preserve"> prazo de 24 (vinte e quatro) horas para o registro da DDE;</w:t>
      </w:r>
    </w:p>
    <w:p w14:paraId="6EB8A95A" w14:textId="69ADD90B" w:rsidR="46E76006" w:rsidRDefault="46E76006" w:rsidP="46E76006">
      <w:pPr>
        <w:tabs>
          <w:tab w:val="clear" w:pos="720"/>
        </w:tabs>
        <w:spacing w:after="0" w:line="240" w:lineRule="auto"/>
        <w:jc w:val="both"/>
        <w:rPr>
          <w:rFonts w:ascii="Arial" w:eastAsiaTheme="minorEastAsia" w:hAnsi="Arial" w:cs="Arial"/>
          <w:sz w:val="19"/>
          <w:szCs w:val="19"/>
          <w:lang w:eastAsia="pt-BR" w:bidi="ar-SA"/>
        </w:rPr>
      </w:pPr>
    </w:p>
    <w:p w14:paraId="2B4F38CB" w14:textId="2FF74310" w:rsidR="008008AF" w:rsidRPr="00514E0D" w:rsidRDefault="540C5906"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1.3.10</w:t>
      </w:r>
      <w:r w:rsidR="008008AF" w:rsidRPr="46E76006">
        <w:rPr>
          <w:rFonts w:ascii="Arial" w:eastAsiaTheme="minorEastAsia" w:hAnsi="Arial" w:cs="Arial"/>
          <w:sz w:val="19"/>
          <w:szCs w:val="19"/>
          <w:lang w:eastAsia="pt-BR" w:bidi="ar-SA"/>
        </w:rPr>
        <w:t>. Regularizar pendências junto aos órgãos anuentes, normativos e fiscalizadores do comércio internacional sempre que solicitado pela contratante, sempre quando possível;</w:t>
      </w:r>
    </w:p>
    <w:p w14:paraId="19428636"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8237D84" w14:textId="143EF9B1" w:rsidR="008008AF" w:rsidRPr="00514E0D" w:rsidRDefault="276E6C1A"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w:t>
      </w:r>
      <w:r w:rsidR="008008AF" w:rsidRPr="46E76006">
        <w:rPr>
          <w:rFonts w:ascii="Arial" w:eastAsiaTheme="minorEastAsia" w:hAnsi="Arial" w:cs="Arial"/>
          <w:sz w:val="19"/>
          <w:szCs w:val="19"/>
          <w:lang w:eastAsia="pt-BR" w:bidi="ar-SA"/>
        </w:rPr>
        <w:t>.</w:t>
      </w:r>
      <w:r w:rsidR="51922766" w:rsidRPr="46E76006">
        <w:rPr>
          <w:rFonts w:ascii="Arial" w:eastAsiaTheme="minorEastAsia" w:hAnsi="Arial" w:cs="Arial"/>
          <w:sz w:val="19"/>
          <w:szCs w:val="19"/>
          <w:lang w:eastAsia="pt-BR" w:bidi="ar-SA"/>
        </w:rPr>
        <w:t>3.</w:t>
      </w:r>
      <w:r w:rsidR="008008AF" w:rsidRPr="46E76006">
        <w:rPr>
          <w:rFonts w:ascii="Arial" w:eastAsiaTheme="minorEastAsia" w:hAnsi="Arial" w:cs="Arial"/>
          <w:sz w:val="19"/>
          <w:szCs w:val="19"/>
          <w:lang w:eastAsia="pt-BR" w:bidi="ar-SA"/>
        </w:rPr>
        <w:t>10.</w:t>
      </w:r>
      <w:r w:rsidR="445FED3C" w:rsidRPr="46E76006">
        <w:rPr>
          <w:rFonts w:ascii="Arial" w:eastAsiaTheme="minorEastAsia" w:hAnsi="Arial" w:cs="Arial"/>
          <w:sz w:val="19"/>
          <w:szCs w:val="19"/>
          <w:lang w:eastAsia="pt-BR" w:bidi="ar-SA"/>
        </w:rPr>
        <w:t>1.</w:t>
      </w:r>
      <w:r w:rsidR="008008AF" w:rsidRPr="46E76006">
        <w:rPr>
          <w:rFonts w:ascii="Arial" w:eastAsiaTheme="minorEastAsia" w:hAnsi="Arial" w:cs="Arial"/>
          <w:sz w:val="19"/>
          <w:szCs w:val="19"/>
          <w:lang w:eastAsia="pt-BR" w:bidi="ar-SA"/>
        </w:rPr>
        <w:t xml:space="preserve"> Efetuar o pagamento com autorizações ou deferimentos de licenças de importação junto aos órgãos anuentes, os quais o SENAI/DR/BA não usufrui de isenção de taxas de licenciamento. As despesas serão ressarcidas pelo SENAI/DR/BA mediante apresentação dos respectivos comprovantes por parte da contratada. </w:t>
      </w:r>
    </w:p>
    <w:p w14:paraId="166F329A" w14:textId="2706C8A7" w:rsidR="46E76006" w:rsidRDefault="46E76006" w:rsidP="46E76006">
      <w:pPr>
        <w:tabs>
          <w:tab w:val="clear" w:pos="720"/>
        </w:tabs>
        <w:spacing w:after="0" w:line="240" w:lineRule="auto"/>
        <w:jc w:val="both"/>
        <w:rPr>
          <w:rFonts w:ascii="Arial" w:eastAsiaTheme="minorEastAsia" w:hAnsi="Arial" w:cs="Arial"/>
          <w:sz w:val="19"/>
          <w:szCs w:val="19"/>
          <w:lang w:eastAsia="pt-BR" w:bidi="ar-SA"/>
        </w:rPr>
      </w:pPr>
    </w:p>
    <w:p w14:paraId="4537C044" w14:textId="6CD84FE8" w:rsidR="008008AF" w:rsidRPr="00514E0D" w:rsidRDefault="2B2F0C0E"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1.3.11</w:t>
      </w:r>
      <w:r w:rsidR="008008AF" w:rsidRPr="46E76006">
        <w:rPr>
          <w:rFonts w:ascii="Arial" w:eastAsiaTheme="minorEastAsia" w:hAnsi="Arial" w:cs="Arial"/>
          <w:sz w:val="19"/>
          <w:szCs w:val="19"/>
          <w:lang w:eastAsia="pt-BR" w:bidi="ar-SA"/>
        </w:rPr>
        <w:t>. A CONTRATADA deverá incluir no valor unitário dos serviços de desembaraço aduaneiro a taxa de utilização do Sistema Integrado de Comércio Exterior (Siscomex). Havendo necessidade, realizando de pagamento do Imposto sobre Circulação de Mercadorias e Serviços - ICMS a ser cobrado pelo Estado da Bahia através de boleto que deve ser pago em 24 (vinte e quatro) horas a contar de sua emissão, onde a empresa será reembolsada. Demais impostos federais serão debitados na conta do SENAI em representação pela contratada, se houver o caso e pela não possibilidade de isenção conforme legislações estabelecidas;</w:t>
      </w:r>
    </w:p>
    <w:p w14:paraId="06D7D509"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1147611" w14:textId="18626953" w:rsidR="008008AF" w:rsidRPr="00514E0D" w:rsidRDefault="5E3A963B"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1.3.</w:t>
      </w:r>
      <w:r w:rsidR="008008AF" w:rsidRPr="46E76006">
        <w:rPr>
          <w:rFonts w:ascii="Arial" w:eastAsiaTheme="minorEastAsia" w:hAnsi="Arial" w:cs="Arial"/>
          <w:sz w:val="19"/>
          <w:szCs w:val="19"/>
          <w:lang w:eastAsia="pt-BR" w:bidi="ar-SA"/>
        </w:rPr>
        <w:t>12. Nos casos excepcionais em que for solicitado serviço de exportação, a contratada deverá:</w:t>
      </w:r>
    </w:p>
    <w:p w14:paraId="29021BB5"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0EDA4B4" w14:textId="58EAD24F" w:rsidR="008008AF" w:rsidRPr="00514E0D" w:rsidRDefault="38692789"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w:t>
      </w:r>
      <w:r w:rsidR="008008AF" w:rsidRPr="46E76006">
        <w:rPr>
          <w:rFonts w:ascii="Arial" w:eastAsiaTheme="minorEastAsia" w:hAnsi="Arial" w:cs="Arial"/>
          <w:sz w:val="19"/>
          <w:szCs w:val="19"/>
          <w:lang w:eastAsia="pt-BR" w:bidi="ar-SA"/>
        </w:rPr>
        <w:t>.</w:t>
      </w:r>
      <w:r w:rsidR="3C4881BB" w:rsidRPr="46E76006">
        <w:rPr>
          <w:rFonts w:ascii="Arial" w:eastAsiaTheme="minorEastAsia" w:hAnsi="Arial" w:cs="Arial"/>
          <w:sz w:val="19"/>
          <w:szCs w:val="19"/>
          <w:lang w:eastAsia="pt-BR" w:bidi="ar-SA"/>
        </w:rPr>
        <w:t>3</w:t>
      </w:r>
      <w:r w:rsidR="008008AF" w:rsidRPr="46E76006">
        <w:rPr>
          <w:rFonts w:ascii="Arial" w:eastAsiaTheme="minorEastAsia" w:hAnsi="Arial" w:cs="Arial"/>
          <w:sz w:val="19"/>
          <w:szCs w:val="19"/>
          <w:lang w:eastAsia="pt-BR" w:bidi="ar-SA"/>
        </w:rPr>
        <w:t>.12.1 Providenciar o cumprimento de todas as exigências legais (procedimentos e documentos) pertinentes ao embarque, incluindo os registros necessários no Sistema Integrado de Comércio Exterior (Siscomex);</w:t>
      </w:r>
    </w:p>
    <w:p w14:paraId="612BEC8F" w14:textId="08E38A6B" w:rsidR="46E76006" w:rsidRDefault="46E76006" w:rsidP="46E76006">
      <w:pPr>
        <w:tabs>
          <w:tab w:val="clear" w:pos="720"/>
        </w:tabs>
        <w:spacing w:after="0" w:line="240" w:lineRule="auto"/>
        <w:jc w:val="both"/>
        <w:rPr>
          <w:rFonts w:ascii="Arial" w:eastAsiaTheme="minorEastAsia" w:hAnsi="Arial" w:cs="Arial"/>
          <w:sz w:val="19"/>
          <w:szCs w:val="19"/>
          <w:lang w:eastAsia="pt-BR" w:bidi="ar-SA"/>
        </w:rPr>
      </w:pPr>
    </w:p>
    <w:p w14:paraId="39472297" w14:textId="7E728850" w:rsidR="008008AF" w:rsidRPr="00514E0D" w:rsidRDefault="0BE795AF"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w:t>
      </w:r>
      <w:r w:rsidR="008008AF" w:rsidRPr="46E76006">
        <w:rPr>
          <w:rFonts w:ascii="Arial" w:eastAsiaTheme="minorEastAsia" w:hAnsi="Arial" w:cs="Arial"/>
          <w:sz w:val="19"/>
          <w:szCs w:val="19"/>
          <w:lang w:eastAsia="pt-BR" w:bidi="ar-SA"/>
        </w:rPr>
        <w:t>.</w:t>
      </w:r>
      <w:r w:rsidR="5EFF5502" w:rsidRPr="46E76006">
        <w:rPr>
          <w:rFonts w:ascii="Arial" w:eastAsiaTheme="minorEastAsia" w:hAnsi="Arial" w:cs="Arial"/>
          <w:sz w:val="19"/>
          <w:szCs w:val="19"/>
          <w:lang w:eastAsia="pt-BR" w:bidi="ar-SA"/>
        </w:rPr>
        <w:t>3</w:t>
      </w:r>
      <w:r w:rsidR="008008AF" w:rsidRPr="46E76006">
        <w:rPr>
          <w:rFonts w:ascii="Arial" w:eastAsiaTheme="minorEastAsia" w:hAnsi="Arial" w:cs="Arial"/>
          <w:sz w:val="19"/>
          <w:szCs w:val="19"/>
          <w:lang w:eastAsia="pt-BR" w:bidi="ar-SA"/>
        </w:rPr>
        <w:t>.12.2. Informar ao SENAI/DR/BA sobre a data e o local de entrega da carga, indicando o nome do terminal aéreo ou marítimo, a fim de que o Setor de Transporte da contratada possa providenciar a entrega da carga para embarque;</w:t>
      </w:r>
    </w:p>
    <w:p w14:paraId="7906D571"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1637410C" w14:textId="5E6CE8C3" w:rsidR="008008AF" w:rsidRPr="00514E0D" w:rsidRDefault="00E2599A"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1.3.</w:t>
      </w:r>
      <w:r w:rsidR="008008AF">
        <w:rPr>
          <w:rFonts w:ascii="Arial" w:eastAsiaTheme="minorEastAsia" w:hAnsi="Arial" w:cs="Arial"/>
          <w:sz w:val="19"/>
          <w:szCs w:val="19"/>
          <w:lang w:eastAsia="pt-BR" w:bidi="ar-SA"/>
        </w:rPr>
        <w:t>12</w:t>
      </w:r>
      <w:r w:rsidR="008008AF" w:rsidRPr="00514E0D">
        <w:rPr>
          <w:rFonts w:ascii="Arial" w:eastAsiaTheme="minorEastAsia" w:hAnsi="Arial" w:cs="Arial"/>
          <w:sz w:val="19"/>
          <w:szCs w:val="19"/>
          <w:lang w:eastAsia="pt-BR" w:bidi="ar-SA"/>
        </w:rPr>
        <w:t xml:space="preserve">.3. A cada desembaraço, executar diretamente, em nome do SENAI/DR/BA toda e qualquer providência necessária à exportação desejada, à nacionalização de produtos </w:t>
      </w:r>
      <w:r w:rsidR="002859A1">
        <w:rPr>
          <w:rFonts w:ascii="Arial" w:eastAsiaTheme="minorEastAsia" w:hAnsi="Arial" w:cs="Arial"/>
          <w:sz w:val="19"/>
          <w:szCs w:val="19"/>
          <w:lang w:eastAsia="pt-BR" w:bidi="ar-SA"/>
        </w:rPr>
        <w:t>no país de destino</w:t>
      </w:r>
      <w:r w:rsidR="008008AF" w:rsidRPr="00514E0D">
        <w:rPr>
          <w:rFonts w:ascii="Arial" w:eastAsiaTheme="minorEastAsia" w:hAnsi="Arial" w:cs="Arial"/>
          <w:sz w:val="19"/>
          <w:szCs w:val="19"/>
          <w:lang w:eastAsia="pt-BR" w:bidi="ar-SA"/>
        </w:rPr>
        <w:t xml:space="preserve"> quando for o caso. Dentro dessas providências, destacam-se:</w:t>
      </w:r>
    </w:p>
    <w:p w14:paraId="60C71989"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12B951B" w14:textId="787F5219" w:rsidR="008008AF" w:rsidRPr="00514E0D" w:rsidRDefault="45C8661A"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w:t>
      </w:r>
      <w:r w:rsidR="008008AF" w:rsidRPr="46E76006">
        <w:rPr>
          <w:rFonts w:ascii="Arial" w:eastAsiaTheme="minorEastAsia" w:hAnsi="Arial" w:cs="Arial"/>
          <w:sz w:val="19"/>
          <w:szCs w:val="19"/>
          <w:lang w:eastAsia="pt-BR" w:bidi="ar-SA"/>
        </w:rPr>
        <w:t>.</w:t>
      </w:r>
      <w:r w:rsidR="7B3FA273" w:rsidRPr="46E76006">
        <w:rPr>
          <w:rFonts w:ascii="Arial" w:eastAsiaTheme="minorEastAsia" w:hAnsi="Arial" w:cs="Arial"/>
          <w:sz w:val="19"/>
          <w:szCs w:val="19"/>
          <w:lang w:eastAsia="pt-BR" w:bidi="ar-SA"/>
        </w:rPr>
        <w:t>3</w:t>
      </w:r>
      <w:r w:rsidR="008008AF" w:rsidRPr="46E76006">
        <w:rPr>
          <w:rFonts w:ascii="Arial" w:eastAsiaTheme="minorEastAsia" w:hAnsi="Arial" w:cs="Arial"/>
          <w:sz w:val="19"/>
          <w:szCs w:val="19"/>
          <w:lang w:eastAsia="pt-BR" w:bidi="ar-SA"/>
        </w:rPr>
        <w:t>.12.3.1. Acompanhamento dos registros de informações no MANTRA E SISCOMEX;</w:t>
      </w:r>
    </w:p>
    <w:p w14:paraId="1003FBB6"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03DC32DD" w14:textId="58820537" w:rsidR="008008AF" w:rsidRPr="00514E0D" w:rsidRDefault="008008AF"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w:t>
      </w:r>
      <w:r w:rsidR="57180DF0" w:rsidRPr="46E76006">
        <w:rPr>
          <w:rFonts w:ascii="Arial" w:eastAsiaTheme="minorEastAsia" w:hAnsi="Arial" w:cs="Arial"/>
          <w:sz w:val="19"/>
          <w:szCs w:val="19"/>
          <w:lang w:eastAsia="pt-BR" w:bidi="ar-SA"/>
        </w:rPr>
        <w:t>.3</w:t>
      </w:r>
      <w:r w:rsidRPr="46E76006">
        <w:rPr>
          <w:rFonts w:ascii="Arial" w:eastAsiaTheme="minorEastAsia" w:hAnsi="Arial" w:cs="Arial"/>
          <w:sz w:val="19"/>
          <w:szCs w:val="19"/>
          <w:lang w:eastAsia="pt-BR" w:bidi="ar-SA"/>
        </w:rPr>
        <w:t>.12.3.2. Preenchimento ou emissão de todo e qualquer documento exigido pela autoridade competente, seguido de assinatura em nome do SENAI/DR/BA em todas as situações em que não haja impedimento legal para tal procedimento. Esta disposição aplicar-se-á tanto a documentos exigidos para o desembaraço</w:t>
      </w:r>
    </w:p>
    <w:p w14:paraId="3197EF2D"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alfandegário quanto a outros documentos que devam ser entregues após o desembaraço em datas ou periodicidade estipuladas por autoridade competente;</w:t>
      </w:r>
    </w:p>
    <w:p w14:paraId="2CBF4F3D"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24FB259" w14:textId="1147F750" w:rsidR="008008AF" w:rsidRPr="00514E0D" w:rsidRDefault="2C3839F0"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lastRenderedPageBreak/>
        <w:t>1.3</w:t>
      </w:r>
      <w:r w:rsidR="008008AF" w:rsidRPr="46E76006">
        <w:rPr>
          <w:rFonts w:ascii="Arial" w:eastAsiaTheme="minorEastAsia" w:hAnsi="Arial" w:cs="Arial"/>
          <w:sz w:val="19"/>
          <w:szCs w:val="19"/>
          <w:lang w:eastAsia="pt-BR" w:bidi="ar-SA"/>
        </w:rPr>
        <w:t>.13. Conferência das mercadorias a serem nacionalizadas e/ou exportadas no recinto alfandegário, certificando–se de que correspondem ao constante na Fatura e no Conhecimento de Transporte respectivo e comunicar, imediatamente, ao SENAI/DR/BA se constatar indícios de avarias antes da efetivação do desembaraço aduaneiro. Sendo de sua inteira responsabilidade a não comunicação ao SENAI/DR/BA;</w:t>
      </w:r>
    </w:p>
    <w:p w14:paraId="0679DC59"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0C06F7E9" w14:textId="0A551AE4" w:rsidR="008008AF" w:rsidRPr="00514E0D" w:rsidRDefault="008008AF"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w:t>
      </w:r>
      <w:r w:rsidR="7E8BAAE2" w:rsidRPr="46E76006">
        <w:rPr>
          <w:rFonts w:ascii="Arial" w:eastAsiaTheme="minorEastAsia" w:hAnsi="Arial" w:cs="Arial"/>
          <w:sz w:val="19"/>
          <w:szCs w:val="19"/>
          <w:lang w:eastAsia="pt-BR" w:bidi="ar-SA"/>
        </w:rPr>
        <w:t>3.</w:t>
      </w:r>
      <w:r w:rsidRPr="46E76006">
        <w:rPr>
          <w:rFonts w:ascii="Arial" w:eastAsiaTheme="minorEastAsia" w:hAnsi="Arial" w:cs="Arial"/>
          <w:sz w:val="19"/>
          <w:szCs w:val="19"/>
          <w:lang w:eastAsia="pt-BR" w:bidi="ar-SA"/>
        </w:rPr>
        <w:t>14. Encaminhar ao SENAI/DR/BA os documentos resultantes dos desembaraços aduaneiros, originais ou suas cópias, dependendo do que for aplicável;</w:t>
      </w:r>
    </w:p>
    <w:p w14:paraId="02615441"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6AE9F456" w14:textId="2AEECD52" w:rsidR="008008AF" w:rsidRPr="00514E0D" w:rsidRDefault="78525B2B"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1.3.</w:t>
      </w:r>
      <w:r w:rsidR="008008AF" w:rsidRPr="46E76006">
        <w:rPr>
          <w:rFonts w:ascii="Arial" w:eastAsiaTheme="minorEastAsia" w:hAnsi="Arial" w:cs="Arial"/>
          <w:sz w:val="19"/>
          <w:szCs w:val="19"/>
          <w:lang w:eastAsia="pt-BR" w:bidi="ar-SA"/>
        </w:rPr>
        <w:t xml:space="preserve">15. Solicitar ao SENAI/DR/BA via </w:t>
      </w:r>
      <w:proofErr w:type="spellStart"/>
      <w:r w:rsidR="008008AF" w:rsidRPr="46E76006">
        <w:rPr>
          <w:rFonts w:ascii="Arial" w:eastAsiaTheme="minorEastAsia" w:hAnsi="Arial" w:cs="Arial"/>
          <w:i/>
          <w:iCs/>
          <w:sz w:val="19"/>
          <w:szCs w:val="19"/>
          <w:lang w:eastAsia="pt-BR" w:bidi="ar-SA"/>
        </w:rPr>
        <w:t>fác-simile</w:t>
      </w:r>
      <w:proofErr w:type="spellEnd"/>
      <w:r w:rsidR="008008AF" w:rsidRPr="46E76006">
        <w:rPr>
          <w:rFonts w:ascii="Arial" w:eastAsiaTheme="minorEastAsia" w:hAnsi="Arial" w:cs="Arial"/>
          <w:sz w:val="19"/>
          <w:szCs w:val="19"/>
          <w:lang w:eastAsia="pt-BR" w:bidi="ar-SA"/>
        </w:rPr>
        <w:t>, e-mail ou carta, autorização para pagamento de armazenagens, capatazias ou quaisquer outras despesas que sejam inerentes aos desembaraços aduaneiros;</w:t>
      </w:r>
    </w:p>
    <w:p w14:paraId="2C4F8653"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01E0EB1C" w14:textId="4C7278FA" w:rsidR="008008AF" w:rsidRPr="00514E0D" w:rsidRDefault="56EF9B12"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1.3.</w:t>
      </w:r>
      <w:r w:rsidR="008008AF" w:rsidRPr="46E76006">
        <w:rPr>
          <w:rFonts w:ascii="Arial" w:eastAsiaTheme="minorEastAsia" w:hAnsi="Arial" w:cs="Arial"/>
          <w:sz w:val="19"/>
          <w:szCs w:val="19"/>
          <w:lang w:eastAsia="pt-BR" w:bidi="ar-SA"/>
        </w:rPr>
        <w:t>16. Presenciar a conferência aduaneira dos bens, verificar sua integridade física e requerer, quando necessário, vistorias oficiais pelo SENAI/DR/BA;</w:t>
      </w:r>
    </w:p>
    <w:p w14:paraId="2CA83331"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BC0A41D" w14:textId="11570BA1" w:rsidR="008008AF" w:rsidRPr="00514E0D" w:rsidRDefault="008008AF"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w:t>
      </w:r>
      <w:r w:rsidR="77AF269C" w:rsidRPr="46E76006">
        <w:rPr>
          <w:rFonts w:ascii="Arial" w:eastAsiaTheme="minorEastAsia" w:hAnsi="Arial" w:cs="Arial"/>
          <w:sz w:val="19"/>
          <w:szCs w:val="19"/>
          <w:lang w:eastAsia="pt-BR" w:bidi="ar-SA"/>
        </w:rPr>
        <w:t>.3.</w:t>
      </w:r>
      <w:r w:rsidRPr="46E76006">
        <w:rPr>
          <w:rFonts w:ascii="Arial" w:eastAsiaTheme="minorEastAsia" w:hAnsi="Arial" w:cs="Arial"/>
          <w:sz w:val="19"/>
          <w:szCs w:val="19"/>
          <w:lang w:eastAsia="pt-BR" w:bidi="ar-SA"/>
        </w:rPr>
        <w:t>17. Providenciar a entrega dos documentos e bens liberados à transportadora, quando solicitado pelo Setor de Importação do SENAI/DR/BA;</w:t>
      </w:r>
    </w:p>
    <w:p w14:paraId="3864B7B0"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0AE7BBE6" w14:textId="4EE915D1" w:rsidR="008008AF" w:rsidRPr="00514E0D" w:rsidRDefault="008008AF"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w:t>
      </w:r>
      <w:r w:rsidR="1236B171" w:rsidRPr="46E76006">
        <w:rPr>
          <w:rFonts w:ascii="Arial" w:eastAsiaTheme="minorEastAsia" w:hAnsi="Arial" w:cs="Arial"/>
          <w:sz w:val="19"/>
          <w:szCs w:val="19"/>
          <w:lang w:eastAsia="pt-BR" w:bidi="ar-SA"/>
        </w:rPr>
        <w:t>.3</w:t>
      </w:r>
      <w:r w:rsidRPr="46E76006">
        <w:rPr>
          <w:rFonts w:ascii="Arial" w:eastAsiaTheme="minorEastAsia" w:hAnsi="Arial" w:cs="Arial"/>
          <w:sz w:val="19"/>
          <w:szCs w:val="19"/>
          <w:lang w:eastAsia="pt-BR" w:bidi="ar-SA"/>
        </w:rPr>
        <w:t xml:space="preserve">.18. </w:t>
      </w:r>
      <w:proofErr w:type="spellStart"/>
      <w:r w:rsidRPr="46E76006">
        <w:rPr>
          <w:rFonts w:ascii="Arial" w:eastAsiaTheme="minorEastAsia" w:hAnsi="Arial" w:cs="Arial"/>
          <w:sz w:val="19"/>
          <w:szCs w:val="19"/>
          <w:lang w:eastAsia="pt-BR" w:bidi="ar-SA"/>
        </w:rPr>
        <w:t>Fornecer</w:t>
      </w:r>
      <w:proofErr w:type="spellEnd"/>
      <w:r w:rsidRPr="46E76006">
        <w:rPr>
          <w:rFonts w:ascii="Arial" w:eastAsiaTheme="minorEastAsia" w:hAnsi="Arial" w:cs="Arial"/>
          <w:sz w:val="19"/>
          <w:szCs w:val="19"/>
          <w:lang w:eastAsia="pt-BR" w:bidi="ar-SA"/>
        </w:rPr>
        <w:t xml:space="preserve"> ao SENAI/DR/BA todos os elementos, documentos etc., para eventuais defesas, reclamações e outras providências que se fizerem necessárias, bem como receber notificações, intimações e providenciar o necessário para o atendimento das mesmas;</w:t>
      </w:r>
    </w:p>
    <w:p w14:paraId="77201BAD"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5D2B3BC" w14:textId="0B79026C" w:rsidR="008008AF" w:rsidRPr="00514E0D" w:rsidRDefault="12529EA7"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1.3</w:t>
      </w:r>
      <w:r w:rsidR="008008AF" w:rsidRPr="46E76006">
        <w:rPr>
          <w:rFonts w:ascii="Arial" w:eastAsiaTheme="minorEastAsia" w:hAnsi="Arial" w:cs="Arial"/>
          <w:sz w:val="19"/>
          <w:szCs w:val="19"/>
          <w:lang w:eastAsia="pt-BR" w:bidi="ar-SA"/>
        </w:rPr>
        <w:t>.19. Dar entrada e acompanhar toda tramitação dos processos, junto às repartições intervenientes; preparar; emitir e subscrever declaração de importação e demais documentos necessários aos desembaraços aduaneiros;</w:t>
      </w:r>
    </w:p>
    <w:p w14:paraId="1F45FEC1"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B4AE237" w14:textId="484940CC" w:rsidR="008008AF" w:rsidRPr="00514E0D" w:rsidRDefault="384602C0"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1.3</w:t>
      </w:r>
      <w:r w:rsidR="008008AF" w:rsidRPr="46E76006">
        <w:rPr>
          <w:rFonts w:ascii="Arial" w:eastAsiaTheme="minorEastAsia" w:hAnsi="Arial" w:cs="Arial"/>
          <w:sz w:val="19"/>
          <w:szCs w:val="19"/>
          <w:lang w:eastAsia="pt-BR" w:bidi="ar-SA"/>
        </w:rPr>
        <w:t xml:space="preserve">.20. Rígido acompanhamento e controle dos processos em Regime de Admissão </w:t>
      </w:r>
      <w:r w:rsidR="002859A1" w:rsidRPr="46E76006">
        <w:rPr>
          <w:rFonts w:ascii="Arial" w:eastAsiaTheme="minorEastAsia" w:hAnsi="Arial" w:cs="Arial"/>
          <w:sz w:val="19"/>
          <w:szCs w:val="19"/>
          <w:lang w:eastAsia="pt-BR" w:bidi="ar-SA"/>
        </w:rPr>
        <w:t>no país destino</w:t>
      </w:r>
      <w:r w:rsidR="008008AF" w:rsidRPr="46E76006">
        <w:rPr>
          <w:rFonts w:ascii="Arial" w:eastAsiaTheme="minorEastAsia" w:hAnsi="Arial" w:cs="Arial"/>
          <w:sz w:val="19"/>
          <w:szCs w:val="19"/>
          <w:lang w:eastAsia="pt-BR" w:bidi="ar-SA"/>
        </w:rPr>
        <w:t xml:space="preserve">, constituindo de: Controle de seus vencimentos, preparação da documentação necessária para solicitações de prorrogação de prazo, </w:t>
      </w:r>
      <w:r w:rsidR="002859A1" w:rsidRPr="46E76006">
        <w:rPr>
          <w:rFonts w:ascii="Arial" w:eastAsiaTheme="minorEastAsia" w:hAnsi="Arial" w:cs="Arial"/>
          <w:sz w:val="19"/>
          <w:szCs w:val="19"/>
          <w:lang w:eastAsia="pt-BR" w:bidi="ar-SA"/>
        </w:rPr>
        <w:t>Importação</w:t>
      </w:r>
      <w:r w:rsidR="008008AF" w:rsidRPr="46E76006">
        <w:rPr>
          <w:rFonts w:ascii="Arial" w:eastAsiaTheme="minorEastAsia" w:hAnsi="Arial" w:cs="Arial"/>
          <w:sz w:val="19"/>
          <w:szCs w:val="19"/>
          <w:lang w:eastAsia="pt-BR" w:bidi="ar-SA"/>
        </w:rPr>
        <w:t>, Nacionalização e baixa de Termos de Responsabilidade</w:t>
      </w:r>
      <w:r w:rsidR="002859A1" w:rsidRPr="46E76006">
        <w:rPr>
          <w:rFonts w:ascii="Arial" w:eastAsiaTheme="minorEastAsia" w:hAnsi="Arial" w:cs="Arial"/>
          <w:sz w:val="19"/>
          <w:szCs w:val="19"/>
          <w:lang w:eastAsia="pt-BR" w:bidi="ar-SA"/>
        </w:rPr>
        <w:t>, todos do país destino</w:t>
      </w:r>
      <w:r w:rsidR="008008AF" w:rsidRPr="46E76006">
        <w:rPr>
          <w:rFonts w:ascii="Arial" w:eastAsiaTheme="minorEastAsia" w:hAnsi="Arial" w:cs="Arial"/>
          <w:sz w:val="19"/>
          <w:szCs w:val="19"/>
          <w:lang w:eastAsia="pt-BR" w:bidi="ar-SA"/>
        </w:rPr>
        <w:t>;</w:t>
      </w:r>
    </w:p>
    <w:p w14:paraId="62D54958"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B6BAE5B" w14:textId="29264510" w:rsidR="008008AF" w:rsidRPr="00514E0D" w:rsidRDefault="5CB1F2AC" w:rsidP="14A0EBB0">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1.3</w:t>
      </w:r>
      <w:r w:rsidR="3DC0A54D" w:rsidRPr="46E76006">
        <w:rPr>
          <w:rFonts w:ascii="Arial" w:eastAsiaTheme="minorEastAsia" w:hAnsi="Arial" w:cs="Arial"/>
          <w:sz w:val="19"/>
          <w:szCs w:val="19"/>
          <w:lang w:eastAsia="pt-BR" w:bidi="ar-SA"/>
        </w:rPr>
        <w:t>.21</w:t>
      </w:r>
      <w:ins w:id="0" w:author="Alan Gramacho dos Santos" w:date="2024-12-12T12:52:00Z">
        <w:r w:rsidR="77469F7D" w:rsidRPr="46E76006">
          <w:rPr>
            <w:rFonts w:ascii="Arial" w:eastAsiaTheme="minorEastAsia" w:hAnsi="Arial" w:cs="Arial"/>
            <w:sz w:val="19"/>
            <w:szCs w:val="19"/>
            <w:lang w:eastAsia="pt-BR" w:bidi="ar-SA"/>
          </w:rPr>
          <w:t>.</w:t>
        </w:r>
      </w:ins>
      <w:r w:rsidR="3DC0A54D" w:rsidRPr="46E76006">
        <w:rPr>
          <w:rFonts w:ascii="Arial" w:eastAsiaTheme="minorEastAsia" w:hAnsi="Arial" w:cs="Arial"/>
          <w:sz w:val="19"/>
          <w:szCs w:val="19"/>
          <w:lang w:eastAsia="pt-BR" w:bidi="ar-SA"/>
        </w:rPr>
        <w:t xml:space="preserve"> Realizar todo procedimento necessário para troca de titularidade de carga com providências de todo trâmites e orientação relativo </w:t>
      </w:r>
      <w:r w:rsidR="5B74CF0B" w:rsidRPr="46E76006">
        <w:rPr>
          <w:rFonts w:ascii="Arial" w:eastAsiaTheme="minorEastAsia" w:hAnsi="Arial" w:cs="Arial"/>
          <w:sz w:val="19"/>
          <w:szCs w:val="19"/>
          <w:lang w:eastAsia="pt-BR" w:bidi="ar-SA"/>
        </w:rPr>
        <w:t>à</w:t>
      </w:r>
      <w:r w:rsidR="3DC0A54D" w:rsidRPr="46E76006">
        <w:rPr>
          <w:rFonts w:ascii="Arial" w:eastAsiaTheme="minorEastAsia" w:hAnsi="Arial" w:cs="Arial"/>
          <w:sz w:val="19"/>
          <w:szCs w:val="19"/>
          <w:lang w:eastAsia="pt-BR" w:bidi="ar-SA"/>
        </w:rPr>
        <w:t xml:space="preserve"> necessidade de troca de documentações.</w:t>
      </w:r>
    </w:p>
    <w:p w14:paraId="5D0C966C"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6F3A45F" w14:textId="723CED16" w:rsidR="008008AF" w:rsidRPr="00514E0D" w:rsidRDefault="3F3A7C06" w:rsidP="46E76006">
      <w:pPr>
        <w:tabs>
          <w:tab w:val="clear" w:pos="720"/>
        </w:tabs>
        <w:suppressAutoHyphens w:val="0"/>
        <w:autoSpaceDE w:val="0"/>
        <w:autoSpaceDN w:val="0"/>
        <w:adjustRightInd w:val="0"/>
        <w:spacing w:after="0" w:line="240" w:lineRule="auto"/>
        <w:jc w:val="both"/>
        <w:rPr>
          <w:rFonts w:ascii="Arial" w:eastAsiaTheme="minorEastAsia" w:hAnsi="Arial" w:cs="Arial"/>
          <w:b/>
          <w:bCs/>
          <w:sz w:val="19"/>
          <w:szCs w:val="19"/>
          <w:lang w:eastAsia="pt-BR" w:bidi="ar-SA"/>
        </w:rPr>
      </w:pPr>
      <w:r w:rsidRPr="46E76006">
        <w:rPr>
          <w:rFonts w:ascii="Arial" w:eastAsiaTheme="minorEastAsia" w:hAnsi="Arial" w:cs="Arial"/>
          <w:b/>
          <w:bCs/>
          <w:sz w:val="19"/>
          <w:szCs w:val="19"/>
          <w:lang w:eastAsia="pt-BR" w:bidi="ar-SA"/>
        </w:rPr>
        <w:t>1.4.</w:t>
      </w:r>
      <w:r w:rsidR="008008AF" w:rsidRPr="46E76006">
        <w:rPr>
          <w:rFonts w:ascii="Arial" w:eastAsiaTheme="minorEastAsia" w:hAnsi="Arial" w:cs="Arial"/>
          <w:b/>
          <w:bCs/>
          <w:sz w:val="19"/>
          <w:szCs w:val="19"/>
          <w:lang w:eastAsia="pt-BR" w:bidi="ar-SA"/>
        </w:rPr>
        <w:t xml:space="preserve"> Assessoria Aduaneira:</w:t>
      </w:r>
    </w:p>
    <w:p w14:paraId="0BF5A303"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697B5D0A" w14:textId="115EDB63" w:rsidR="008008AF" w:rsidRPr="00514E0D" w:rsidRDefault="02B781AE" w:rsidP="14A0EBB0">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1.4.</w:t>
      </w:r>
      <w:r w:rsidR="3DC0A54D" w:rsidRPr="46E76006">
        <w:rPr>
          <w:rFonts w:ascii="Arial" w:eastAsiaTheme="minorEastAsia" w:hAnsi="Arial" w:cs="Arial"/>
          <w:sz w:val="19"/>
          <w:szCs w:val="19"/>
          <w:lang w:eastAsia="pt-BR" w:bidi="ar-SA"/>
        </w:rPr>
        <w:t>1</w:t>
      </w:r>
      <w:ins w:id="1" w:author="Alan Gramacho dos Santos" w:date="2024-12-12T12:50:00Z">
        <w:r w:rsidR="743004FB" w:rsidRPr="46E76006">
          <w:rPr>
            <w:rFonts w:ascii="Arial" w:eastAsiaTheme="minorEastAsia" w:hAnsi="Arial" w:cs="Arial"/>
            <w:sz w:val="19"/>
            <w:szCs w:val="19"/>
            <w:lang w:eastAsia="pt-BR" w:bidi="ar-SA"/>
          </w:rPr>
          <w:t>.</w:t>
        </w:r>
      </w:ins>
      <w:r w:rsidR="3DC0A54D" w:rsidRPr="46E76006">
        <w:rPr>
          <w:rFonts w:ascii="Arial" w:eastAsiaTheme="minorEastAsia" w:hAnsi="Arial" w:cs="Arial"/>
          <w:sz w:val="19"/>
          <w:szCs w:val="19"/>
          <w:lang w:eastAsia="pt-BR" w:bidi="ar-SA"/>
        </w:rPr>
        <w:t xml:space="preserve"> Serviço que possibilita o acompanhamento de todos os processos de importação e exportação, considerando-se desde a definição da melhor logística para a realização da operação e transporte, o acompanhamento do desembaraço aduaneiro até a entrega do material, com a análise das condições de recebimento do material e a verificação da necessidade de acionamento da empresa seguradora para resguardar os direitos de ressarcimento do SENAI/DR/BA, em caso de apresentação de falta ou avaria nas mercadorias.</w:t>
      </w:r>
    </w:p>
    <w:p w14:paraId="3CAD3641"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C072B7C"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O serviço de assessoria aduaneira a ser realizado possibilita:</w:t>
      </w:r>
    </w:p>
    <w:p w14:paraId="1A1C2604" w14:textId="77777777" w:rsidR="008008AF" w:rsidRPr="00514E0D" w:rsidRDefault="008008AF" w:rsidP="008008AF">
      <w:pPr>
        <w:pStyle w:val="PargrafodaLista"/>
        <w:numPr>
          <w:ilvl w:val="0"/>
          <w:numId w:val="24"/>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Agilidade na tramitação de toda a documentação relacionada com as importações e exportações do SENAI/DR/BA;</w:t>
      </w:r>
    </w:p>
    <w:p w14:paraId="44EB257E" w14:textId="77777777" w:rsidR="008008AF" w:rsidRPr="00514E0D" w:rsidRDefault="008008AF" w:rsidP="008008AF">
      <w:pPr>
        <w:pStyle w:val="PargrafodaLista"/>
        <w:numPr>
          <w:ilvl w:val="0"/>
          <w:numId w:val="24"/>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Facilita a interface entre os diversos setores envolvidos no processo de compra internacional e possibilita esclarecimentos direto com pesquisadores, cientistas e requisitantes de materiais a importar ou exportar;</w:t>
      </w:r>
    </w:p>
    <w:p w14:paraId="0C0A3BE7" w14:textId="77777777" w:rsidR="008008AF" w:rsidRPr="00514E0D" w:rsidRDefault="008008AF" w:rsidP="008008AF">
      <w:pPr>
        <w:pStyle w:val="PargrafodaLista"/>
        <w:numPr>
          <w:ilvl w:val="0"/>
          <w:numId w:val="24"/>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Confecção e entrega imediata, em processos de concorrência internacional, de planilhas de equalização de preços;</w:t>
      </w:r>
    </w:p>
    <w:p w14:paraId="7FA8BA52" w14:textId="77777777" w:rsidR="008008AF" w:rsidRPr="00514E0D" w:rsidRDefault="008008AF" w:rsidP="008008AF">
      <w:pPr>
        <w:pStyle w:val="PargrafodaLista"/>
        <w:numPr>
          <w:ilvl w:val="0"/>
          <w:numId w:val="24"/>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Acompanhamento do recebimento de materiais importados até o local de armazenagem disponibilizado pelo requisitante – liberando-o para a dedicação de suas atividades fins sem ter que se preocupar com todos os detalhes envolvidos na operação;</w:t>
      </w:r>
    </w:p>
    <w:p w14:paraId="0700DED8" w14:textId="77777777" w:rsidR="008008AF" w:rsidRPr="00514E0D" w:rsidRDefault="008008AF" w:rsidP="008008AF">
      <w:pPr>
        <w:pStyle w:val="PargrafodaLista"/>
        <w:numPr>
          <w:ilvl w:val="0"/>
          <w:numId w:val="24"/>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Proporciona tratamento personalizado ao SENAI/DR/BA com serviço dedicado;</w:t>
      </w:r>
    </w:p>
    <w:p w14:paraId="4771AC1B" w14:textId="77777777" w:rsidR="008008AF" w:rsidRPr="00514E0D" w:rsidRDefault="008008AF" w:rsidP="008008AF">
      <w:pPr>
        <w:pStyle w:val="PargrafodaLista"/>
        <w:numPr>
          <w:ilvl w:val="0"/>
          <w:numId w:val="24"/>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Apoio e interação aos demais serviços prestados (agenciamento de carga, despacho aduaneiro e transporte rodoviário) dentro da perspectiva e interesses do SENAI/DR/BA;</w:t>
      </w:r>
    </w:p>
    <w:p w14:paraId="6EE46504" w14:textId="77777777" w:rsidR="008008AF" w:rsidRPr="00514E0D" w:rsidRDefault="008008AF" w:rsidP="008008AF">
      <w:pPr>
        <w:pStyle w:val="PargrafodaLista"/>
        <w:numPr>
          <w:ilvl w:val="0"/>
          <w:numId w:val="24"/>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Esclarecimento de dúvidas e imediata visita aos interessados para busca de soluções logísticas e de comércio exterior quando requisitadas;</w:t>
      </w:r>
    </w:p>
    <w:p w14:paraId="4B044928" w14:textId="77777777" w:rsidR="008008AF" w:rsidRPr="00514E0D" w:rsidRDefault="008008AF" w:rsidP="008008AF">
      <w:pPr>
        <w:pStyle w:val="PargrafodaLista"/>
        <w:numPr>
          <w:ilvl w:val="0"/>
          <w:numId w:val="24"/>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 xml:space="preserve">Centraliza o </w:t>
      </w:r>
      <w:r w:rsidRPr="00514E0D">
        <w:rPr>
          <w:rFonts w:ascii="Arial" w:eastAsiaTheme="minorEastAsia" w:hAnsi="Arial" w:cs="Arial"/>
          <w:i/>
          <w:iCs/>
          <w:sz w:val="19"/>
          <w:szCs w:val="19"/>
          <w:lang w:eastAsia="pt-BR" w:bidi="ar-SA"/>
        </w:rPr>
        <w:t xml:space="preserve">follow-up </w:t>
      </w:r>
      <w:r w:rsidRPr="00514E0D">
        <w:rPr>
          <w:rFonts w:ascii="Arial" w:eastAsiaTheme="minorEastAsia" w:hAnsi="Arial" w:cs="Arial"/>
          <w:sz w:val="19"/>
          <w:szCs w:val="19"/>
          <w:lang w:eastAsia="pt-BR" w:bidi="ar-SA"/>
        </w:rPr>
        <w:t>e contato com os diversos fornecedores/prestadores de serviço do SENAI/DR/BA para a melhor condução e agilização dos processos de compra internacional;</w:t>
      </w:r>
    </w:p>
    <w:p w14:paraId="7E77635C" w14:textId="77777777" w:rsidR="008008AF" w:rsidRPr="00514E0D" w:rsidRDefault="008008AF" w:rsidP="008008AF">
      <w:pPr>
        <w:pStyle w:val="PargrafodaLista"/>
        <w:numPr>
          <w:ilvl w:val="0"/>
          <w:numId w:val="24"/>
        </w:num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514E0D">
        <w:rPr>
          <w:rFonts w:ascii="Arial" w:eastAsiaTheme="minorEastAsia" w:hAnsi="Arial" w:cs="Arial"/>
          <w:sz w:val="19"/>
          <w:szCs w:val="19"/>
          <w:lang w:eastAsia="pt-BR" w:bidi="ar-SA"/>
        </w:rPr>
        <w:t>Agilidade para a realização de reuniões e acompanhamento de projetos especiais.</w:t>
      </w:r>
    </w:p>
    <w:p w14:paraId="452BCCD6"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3C5E16DE" w14:textId="28B853EA" w:rsidR="008008AF" w:rsidRPr="00514E0D" w:rsidRDefault="7177B5C4"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1.4</w:t>
      </w:r>
      <w:r w:rsidR="008008AF" w:rsidRPr="46E76006">
        <w:rPr>
          <w:rFonts w:ascii="Arial" w:eastAsiaTheme="minorEastAsia" w:hAnsi="Arial" w:cs="Arial"/>
          <w:sz w:val="19"/>
          <w:szCs w:val="19"/>
          <w:lang w:eastAsia="pt-BR" w:bidi="ar-SA"/>
        </w:rPr>
        <w:t>.2. Assessoria e consultoria em Comércio Exterior (nos regimes aduaneiros de Importação Normal e Bagagem Acompanhada); logística; legislação cambial; seguro de transporte internacional e outros assuntos inerentes à área de Comércio Exterior;</w:t>
      </w:r>
    </w:p>
    <w:p w14:paraId="00A0166C"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1888E38F" w14:textId="4B51DD93" w:rsidR="008008AF" w:rsidRPr="00514E0D" w:rsidRDefault="054722C4"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1.4</w:t>
      </w:r>
      <w:r w:rsidR="008008AF" w:rsidRPr="46E76006">
        <w:rPr>
          <w:rFonts w:ascii="Arial" w:eastAsiaTheme="minorEastAsia" w:hAnsi="Arial" w:cs="Arial"/>
          <w:sz w:val="19"/>
          <w:szCs w:val="19"/>
          <w:lang w:eastAsia="pt-BR" w:bidi="ar-SA"/>
        </w:rPr>
        <w:t>.3. Gerenciamento, acompanhamento e controle dos processos de importação e exportação do SENAI/DR/BA nos diversos regimes aduaneiros existentes;</w:t>
      </w:r>
    </w:p>
    <w:p w14:paraId="568EB2E0"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3B711D1F" w14:textId="69DE8CDF" w:rsidR="008008AF" w:rsidRPr="00514E0D" w:rsidRDefault="4068621A"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1.4</w:t>
      </w:r>
      <w:r w:rsidR="008008AF" w:rsidRPr="46E76006">
        <w:rPr>
          <w:rFonts w:ascii="Arial" w:eastAsiaTheme="minorEastAsia" w:hAnsi="Arial" w:cs="Arial"/>
          <w:sz w:val="19"/>
          <w:szCs w:val="19"/>
          <w:lang w:eastAsia="pt-BR" w:bidi="ar-SA"/>
        </w:rPr>
        <w:t xml:space="preserve">.4. Estudo da viabilidade das importações e exportações com o objetivo de atender às necessidades do SENAI/DR/BA no que tange </w:t>
      </w:r>
      <w:proofErr w:type="spellStart"/>
      <w:r w:rsidR="008008AF" w:rsidRPr="46E76006">
        <w:rPr>
          <w:rFonts w:ascii="Arial" w:eastAsiaTheme="minorEastAsia" w:hAnsi="Arial" w:cs="Arial"/>
          <w:sz w:val="19"/>
          <w:szCs w:val="19"/>
          <w:lang w:eastAsia="pt-BR" w:bidi="ar-SA"/>
        </w:rPr>
        <w:t>a</w:t>
      </w:r>
      <w:proofErr w:type="spellEnd"/>
      <w:r w:rsidR="008008AF" w:rsidRPr="46E76006">
        <w:rPr>
          <w:rFonts w:ascii="Arial" w:eastAsiaTheme="minorEastAsia" w:hAnsi="Arial" w:cs="Arial"/>
          <w:sz w:val="19"/>
          <w:szCs w:val="19"/>
          <w:lang w:eastAsia="pt-BR" w:bidi="ar-SA"/>
        </w:rPr>
        <w:t xml:space="preserve"> economicidade e urgência, principalmente para os casos em que o contratante necessitar cumprir prazos pré-estabelecidos em acordos internacionais com a finalidade de realizar estudos e projetos científicos com países parceiros;</w:t>
      </w:r>
    </w:p>
    <w:p w14:paraId="7D76F30B"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756E375" w14:textId="145493ED" w:rsidR="008008AF" w:rsidRPr="00514E0D" w:rsidRDefault="1FFAB8C8"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1.4</w:t>
      </w:r>
      <w:r w:rsidR="008008AF" w:rsidRPr="46E76006">
        <w:rPr>
          <w:rFonts w:ascii="Arial" w:eastAsiaTheme="minorEastAsia" w:hAnsi="Arial" w:cs="Arial"/>
          <w:sz w:val="19"/>
          <w:szCs w:val="19"/>
          <w:lang w:eastAsia="pt-BR" w:bidi="ar-SA"/>
        </w:rPr>
        <w:t xml:space="preserve">.5. Confecção das planilhas estimativas de custos das despesas de importação e exportação, com base nas informações das </w:t>
      </w:r>
      <w:r w:rsidR="008008AF" w:rsidRPr="46E76006">
        <w:rPr>
          <w:rFonts w:ascii="Arial" w:eastAsiaTheme="minorEastAsia" w:hAnsi="Arial" w:cs="Arial"/>
          <w:i/>
          <w:iCs/>
          <w:sz w:val="19"/>
          <w:szCs w:val="19"/>
          <w:lang w:eastAsia="pt-BR" w:bidi="ar-SA"/>
        </w:rPr>
        <w:t xml:space="preserve">Proformas </w:t>
      </w:r>
      <w:proofErr w:type="spellStart"/>
      <w:r w:rsidR="008008AF" w:rsidRPr="46E76006">
        <w:rPr>
          <w:rFonts w:ascii="Arial" w:eastAsiaTheme="minorEastAsia" w:hAnsi="Arial" w:cs="Arial"/>
          <w:i/>
          <w:iCs/>
          <w:sz w:val="19"/>
          <w:szCs w:val="19"/>
          <w:lang w:eastAsia="pt-BR" w:bidi="ar-SA"/>
        </w:rPr>
        <w:t>Invoices</w:t>
      </w:r>
      <w:proofErr w:type="spellEnd"/>
      <w:r w:rsidR="008008AF" w:rsidRPr="46E76006">
        <w:rPr>
          <w:rFonts w:ascii="Arial" w:eastAsiaTheme="minorEastAsia" w:hAnsi="Arial" w:cs="Arial"/>
          <w:sz w:val="19"/>
          <w:szCs w:val="19"/>
          <w:lang w:eastAsia="pt-BR" w:bidi="ar-SA"/>
        </w:rPr>
        <w:t>, dos cronogramas de embarque e tabelas de serviços de agenciamento de carga, despacho aduaneiro e transporte rodoviário;</w:t>
      </w:r>
    </w:p>
    <w:p w14:paraId="3B60E016"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0E818B01" w14:textId="4FA8538A" w:rsidR="008008AF" w:rsidRPr="00514E0D" w:rsidRDefault="1BF87A53"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1.4</w:t>
      </w:r>
      <w:r w:rsidR="008008AF" w:rsidRPr="46E76006">
        <w:rPr>
          <w:rFonts w:ascii="Arial" w:eastAsiaTheme="minorEastAsia" w:hAnsi="Arial" w:cs="Arial"/>
          <w:sz w:val="19"/>
          <w:szCs w:val="19"/>
          <w:lang w:eastAsia="pt-BR" w:bidi="ar-SA"/>
        </w:rPr>
        <w:t>.6. Análise e classificação aduaneira e tarifária dos itens a serem importados e ou exportados, em estrita concordância com a legislação aduaneira vigente e respeitando a Tarifa Externa Comum –TEC e suas atualizações;</w:t>
      </w:r>
    </w:p>
    <w:p w14:paraId="1ABE6521"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153A6C92" w14:textId="1C0DCDD3" w:rsidR="008008AF" w:rsidRPr="00514E0D" w:rsidRDefault="4D1839C9"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1.4</w:t>
      </w:r>
      <w:r w:rsidR="008008AF" w:rsidRPr="46E76006">
        <w:rPr>
          <w:rFonts w:ascii="Arial" w:eastAsiaTheme="minorEastAsia" w:hAnsi="Arial" w:cs="Arial"/>
          <w:sz w:val="19"/>
          <w:szCs w:val="19"/>
          <w:lang w:eastAsia="pt-BR" w:bidi="ar-SA"/>
        </w:rPr>
        <w:t>.7. Análise e preparação de toda a documentação legal exigida nos processos de importação e exportação;</w:t>
      </w:r>
    </w:p>
    <w:p w14:paraId="7D63DEBF"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7B65510D" w14:textId="33E9724A" w:rsidR="008008AF" w:rsidRPr="00514E0D" w:rsidRDefault="028D3C05"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1.4</w:t>
      </w:r>
      <w:r w:rsidR="008008AF" w:rsidRPr="46E76006">
        <w:rPr>
          <w:rFonts w:ascii="Arial" w:eastAsiaTheme="minorEastAsia" w:hAnsi="Arial" w:cs="Arial"/>
          <w:sz w:val="19"/>
          <w:szCs w:val="19"/>
          <w:lang w:eastAsia="pt-BR" w:bidi="ar-SA"/>
        </w:rPr>
        <w:t xml:space="preserve">.8. Providências para a obtenção dos Registros de Exportação – </w:t>
      </w:r>
      <w:proofErr w:type="spellStart"/>
      <w:r w:rsidR="008008AF" w:rsidRPr="46E76006">
        <w:rPr>
          <w:rFonts w:ascii="Arial" w:eastAsiaTheme="minorEastAsia" w:hAnsi="Arial" w:cs="Arial"/>
          <w:sz w:val="19"/>
          <w:szCs w:val="19"/>
          <w:lang w:eastAsia="pt-BR" w:bidi="ar-SA"/>
        </w:rPr>
        <w:t>RE´s</w:t>
      </w:r>
      <w:proofErr w:type="spellEnd"/>
      <w:r w:rsidR="008008AF" w:rsidRPr="46E76006">
        <w:rPr>
          <w:rFonts w:ascii="Arial" w:eastAsiaTheme="minorEastAsia" w:hAnsi="Arial" w:cs="Arial"/>
          <w:sz w:val="19"/>
          <w:szCs w:val="19"/>
          <w:lang w:eastAsia="pt-BR" w:bidi="ar-SA"/>
        </w:rPr>
        <w:t xml:space="preserve">, junto ao Ministério da Fazenda, incluindo o preenchimento, registro, acompanhamento do deferimento, nos órgãos anuentes tais como: CNPq, DECEX, ANVISA, COTAC, EXÉRCITO, POLÍCIA FEDERAL, </w:t>
      </w:r>
      <w:proofErr w:type="spellStart"/>
      <w:r w:rsidR="008008AF" w:rsidRPr="46E76006">
        <w:rPr>
          <w:rFonts w:ascii="Arial" w:eastAsiaTheme="minorEastAsia" w:hAnsi="Arial" w:cs="Arial"/>
          <w:sz w:val="19"/>
          <w:szCs w:val="19"/>
          <w:lang w:eastAsia="pt-BR" w:bidi="ar-SA"/>
        </w:rPr>
        <w:t>etc</w:t>
      </w:r>
      <w:proofErr w:type="spellEnd"/>
      <w:r w:rsidR="008008AF" w:rsidRPr="46E76006">
        <w:rPr>
          <w:rFonts w:ascii="Arial" w:eastAsiaTheme="minorEastAsia" w:hAnsi="Arial" w:cs="Arial"/>
          <w:sz w:val="19"/>
          <w:szCs w:val="19"/>
          <w:lang w:eastAsia="pt-BR" w:bidi="ar-SA"/>
        </w:rPr>
        <w:t xml:space="preserve"> e </w:t>
      </w:r>
      <w:r w:rsidR="002859A1" w:rsidRPr="46E76006">
        <w:rPr>
          <w:rFonts w:ascii="Arial" w:eastAsiaTheme="minorEastAsia" w:hAnsi="Arial" w:cs="Arial"/>
          <w:sz w:val="19"/>
          <w:szCs w:val="19"/>
          <w:lang w:eastAsia="pt-BR" w:bidi="ar-SA"/>
        </w:rPr>
        <w:t>RE substitutivo</w:t>
      </w:r>
      <w:r w:rsidR="008008AF" w:rsidRPr="46E76006">
        <w:rPr>
          <w:rFonts w:ascii="Arial" w:eastAsiaTheme="minorEastAsia" w:hAnsi="Arial" w:cs="Arial"/>
          <w:sz w:val="19"/>
          <w:szCs w:val="19"/>
          <w:lang w:eastAsia="pt-BR" w:bidi="ar-SA"/>
        </w:rPr>
        <w:t>, quando exigidos;</w:t>
      </w:r>
    </w:p>
    <w:p w14:paraId="78E34FBD"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376F4C7" w14:textId="540BBCE9" w:rsidR="008008AF" w:rsidRPr="00514E0D" w:rsidRDefault="3B6DC039"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1.4</w:t>
      </w:r>
      <w:r w:rsidR="008008AF" w:rsidRPr="46E76006">
        <w:rPr>
          <w:rFonts w:ascii="Arial" w:eastAsiaTheme="minorEastAsia" w:hAnsi="Arial" w:cs="Arial"/>
          <w:sz w:val="19"/>
          <w:szCs w:val="19"/>
          <w:lang w:eastAsia="pt-BR" w:bidi="ar-SA"/>
        </w:rPr>
        <w:t>.9. Acompanhamento do desembaraço aduaneiro, do transporte rodoviário interno e do transporte internacional aéreo e/ou marítimo, de todos os processos de exportação, desde sua origem até a entrega no destino final, mantendo guardado nos respectivos processos de importação e/ou exportação toda a documentação que comprove a finalização dos respectivos processos;</w:t>
      </w:r>
    </w:p>
    <w:p w14:paraId="45995E85"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7CBE132" w14:textId="06269EF3" w:rsidR="008008AF" w:rsidRPr="00514E0D" w:rsidRDefault="7637CDD8"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w:t>
      </w:r>
      <w:r w:rsidR="008008AF" w:rsidRPr="46E76006">
        <w:rPr>
          <w:rFonts w:ascii="Arial" w:eastAsiaTheme="minorEastAsia" w:hAnsi="Arial" w:cs="Arial"/>
          <w:sz w:val="19"/>
          <w:szCs w:val="19"/>
          <w:lang w:eastAsia="pt-BR" w:bidi="ar-SA"/>
        </w:rPr>
        <w:t>.</w:t>
      </w:r>
      <w:r w:rsidR="0BBFA7C9" w:rsidRPr="46E76006">
        <w:rPr>
          <w:rFonts w:ascii="Arial" w:eastAsiaTheme="minorEastAsia" w:hAnsi="Arial" w:cs="Arial"/>
          <w:sz w:val="19"/>
          <w:szCs w:val="19"/>
          <w:lang w:eastAsia="pt-BR" w:bidi="ar-SA"/>
        </w:rPr>
        <w:t>4.</w:t>
      </w:r>
      <w:r w:rsidR="008008AF" w:rsidRPr="46E76006">
        <w:rPr>
          <w:rFonts w:ascii="Arial" w:eastAsiaTheme="minorEastAsia" w:hAnsi="Arial" w:cs="Arial"/>
          <w:sz w:val="19"/>
          <w:szCs w:val="19"/>
          <w:lang w:eastAsia="pt-BR" w:bidi="ar-SA"/>
        </w:rPr>
        <w:t xml:space="preserve">10. Rigoroso acompanhamento e controle dos processos, junto ao Despachante Aduaneiro, de Exportação, constituindo de: Controle de seus vencimentos, preparação da documentação necessária para solicitações de prorrogação de prazo, </w:t>
      </w:r>
      <w:r w:rsidR="002859A1" w:rsidRPr="46E76006">
        <w:rPr>
          <w:rFonts w:ascii="Arial" w:eastAsiaTheme="minorEastAsia" w:hAnsi="Arial" w:cs="Arial"/>
          <w:sz w:val="19"/>
          <w:szCs w:val="19"/>
          <w:lang w:eastAsia="pt-BR" w:bidi="ar-SA"/>
        </w:rPr>
        <w:t xml:space="preserve">Importação e </w:t>
      </w:r>
      <w:r w:rsidR="008008AF" w:rsidRPr="46E76006">
        <w:rPr>
          <w:rFonts w:ascii="Arial" w:eastAsiaTheme="minorEastAsia" w:hAnsi="Arial" w:cs="Arial"/>
          <w:sz w:val="19"/>
          <w:szCs w:val="19"/>
          <w:lang w:eastAsia="pt-BR" w:bidi="ar-SA"/>
        </w:rPr>
        <w:t>Nacionalização</w:t>
      </w:r>
      <w:r w:rsidR="002859A1" w:rsidRPr="46E76006">
        <w:rPr>
          <w:rFonts w:ascii="Arial" w:eastAsiaTheme="minorEastAsia" w:hAnsi="Arial" w:cs="Arial"/>
          <w:sz w:val="19"/>
          <w:szCs w:val="19"/>
          <w:lang w:eastAsia="pt-BR" w:bidi="ar-SA"/>
        </w:rPr>
        <w:t xml:space="preserve"> no destino</w:t>
      </w:r>
      <w:r w:rsidR="008008AF" w:rsidRPr="46E76006">
        <w:rPr>
          <w:rFonts w:ascii="Arial" w:eastAsiaTheme="minorEastAsia" w:hAnsi="Arial" w:cs="Arial"/>
          <w:sz w:val="19"/>
          <w:szCs w:val="19"/>
          <w:lang w:eastAsia="pt-BR" w:bidi="ar-SA"/>
        </w:rPr>
        <w:t xml:space="preserve"> e baixa de Termos de Responsabilidade;</w:t>
      </w:r>
    </w:p>
    <w:p w14:paraId="538AFC93"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16088333" w14:textId="3792E517" w:rsidR="008008AF" w:rsidRPr="00514E0D" w:rsidRDefault="24152B33"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1.4</w:t>
      </w:r>
      <w:r w:rsidR="008008AF" w:rsidRPr="46E76006">
        <w:rPr>
          <w:rFonts w:ascii="Arial" w:eastAsiaTheme="minorEastAsia" w:hAnsi="Arial" w:cs="Arial"/>
          <w:sz w:val="19"/>
          <w:szCs w:val="19"/>
          <w:lang w:eastAsia="pt-BR" w:bidi="ar-SA"/>
        </w:rPr>
        <w:t xml:space="preserve">.11. Acompanhamento das publicações das Legislações sobre Comércio Exterior, incluindo SISCOMEX, jurisprudências relativas às classificações de bens, alíquotas, taxas de câmbio </w:t>
      </w:r>
      <w:proofErr w:type="spellStart"/>
      <w:r w:rsidR="008008AF" w:rsidRPr="46E76006">
        <w:rPr>
          <w:rFonts w:ascii="Arial" w:eastAsiaTheme="minorEastAsia" w:hAnsi="Arial" w:cs="Arial"/>
          <w:sz w:val="19"/>
          <w:szCs w:val="19"/>
          <w:lang w:eastAsia="pt-BR" w:bidi="ar-SA"/>
        </w:rPr>
        <w:t>etc</w:t>
      </w:r>
      <w:proofErr w:type="spellEnd"/>
      <w:r w:rsidR="008008AF" w:rsidRPr="46E76006">
        <w:rPr>
          <w:rFonts w:ascii="Arial" w:eastAsiaTheme="minorEastAsia" w:hAnsi="Arial" w:cs="Arial"/>
          <w:sz w:val="19"/>
          <w:szCs w:val="19"/>
          <w:lang w:eastAsia="pt-BR" w:bidi="ar-SA"/>
        </w:rPr>
        <w:t>;</w:t>
      </w:r>
    </w:p>
    <w:p w14:paraId="5F9DEF4D"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8F24A85" w14:textId="29E02C3F" w:rsidR="008008AF" w:rsidRPr="00514E0D" w:rsidRDefault="15080D9A"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1.4</w:t>
      </w:r>
      <w:r w:rsidR="008008AF" w:rsidRPr="46E76006">
        <w:rPr>
          <w:rFonts w:ascii="Arial" w:eastAsiaTheme="minorEastAsia" w:hAnsi="Arial" w:cs="Arial"/>
          <w:sz w:val="19"/>
          <w:szCs w:val="19"/>
          <w:lang w:eastAsia="pt-BR" w:bidi="ar-SA"/>
        </w:rPr>
        <w:t>.12. Acompanhamento das publicações do Banco Central, incluindo suas rotinas e alterações;</w:t>
      </w:r>
    </w:p>
    <w:p w14:paraId="1221993A"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DFFEF6F" w14:textId="6BAE82B1" w:rsidR="008008AF" w:rsidRPr="00514E0D" w:rsidRDefault="4284F0F1"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1.4</w:t>
      </w:r>
      <w:r w:rsidR="008008AF" w:rsidRPr="46E76006">
        <w:rPr>
          <w:rFonts w:ascii="Arial" w:eastAsiaTheme="minorEastAsia" w:hAnsi="Arial" w:cs="Arial"/>
          <w:sz w:val="19"/>
          <w:szCs w:val="19"/>
          <w:lang w:eastAsia="pt-BR" w:bidi="ar-SA"/>
        </w:rPr>
        <w:t>.13. Acompanhamento de boletins mensais de publicações sobre Comércio Exterior;</w:t>
      </w:r>
    </w:p>
    <w:p w14:paraId="4E9132FD" w14:textId="77777777" w:rsidR="008008AF" w:rsidRPr="00514E0D"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238A417" w14:textId="2E32B324" w:rsidR="005D5ED2" w:rsidRDefault="0B5D3C3A"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1.4</w:t>
      </w:r>
      <w:r w:rsidR="008008AF" w:rsidRPr="46E76006">
        <w:rPr>
          <w:rFonts w:ascii="Arial" w:eastAsiaTheme="minorEastAsia" w:hAnsi="Arial" w:cs="Arial"/>
          <w:sz w:val="19"/>
          <w:szCs w:val="19"/>
          <w:lang w:eastAsia="pt-BR" w:bidi="ar-SA"/>
        </w:rPr>
        <w:t>.14. Execução de todos os serviços em estrita conformidade com as disposições deste Termo de Referência e outras instruções que virem a ser expedidas pelo SENAI/DR/BA.</w:t>
      </w:r>
    </w:p>
    <w:p w14:paraId="61FBEA88" w14:textId="77777777" w:rsidR="008B109E" w:rsidRDefault="008B109E"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18615DFE" w14:textId="165B5FCF" w:rsidR="008B109E" w:rsidRDefault="161C8CF1" w:rsidP="46E76006">
      <w:pPr>
        <w:tabs>
          <w:tab w:val="clear" w:pos="720"/>
        </w:tabs>
        <w:suppressAutoHyphens w:val="0"/>
        <w:autoSpaceDE w:val="0"/>
        <w:autoSpaceDN w:val="0"/>
        <w:adjustRightInd w:val="0"/>
        <w:spacing w:after="0" w:line="240" w:lineRule="auto"/>
        <w:jc w:val="both"/>
        <w:rPr>
          <w:rFonts w:ascii="Arial" w:eastAsiaTheme="minorEastAsia" w:hAnsi="Arial" w:cs="Arial"/>
          <w:b/>
          <w:bCs/>
          <w:sz w:val="19"/>
          <w:szCs w:val="19"/>
          <w:lang w:eastAsia="pt-BR" w:bidi="ar-SA"/>
        </w:rPr>
      </w:pPr>
      <w:r w:rsidRPr="46E76006">
        <w:rPr>
          <w:rFonts w:ascii="Arial" w:eastAsiaTheme="minorEastAsia" w:hAnsi="Arial" w:cs="Arial"/>
          <w:b/>
          <w:bCs/>
          <w:sz w:val="19"/>
          <w:szCs w:val="19"/>
          <w:lang w:eastAsia="pt-BR" w:bidi="ar-SA"/>
        </w:rPr>
        <w:t>1.5</w:t>
      </w:r>
      <w:r w:rsidR="008B109E" w:rsidRPr="46E76006">
        <w:rPr>
          <w:rFonts w:ascii="Arial" w:eastAsiaTheme="minorEastAsia" w:hAnsi="Arial" w:cs="Arial"/>
          <w:b/>
          <w:bCs/>
          <w:sz w:val="19"/>
          <w:szCs w:val="19"/>
          <w:lang w:eastAsia="pt-BR" w:bidi="ar-SA"/>
        </w:rPr>
        <w:t xml:space="preserve">. </w:t>
      </w:r>
      <w:r w:rsidR="0081219C" w:rsidRPr="46E76006">
        <w:rPr>
          <w:rFonts w:ascii="Arial" w:eastAsiaTheme="minorEastAsia" w:hAnsi="Arial" w:cs="Arial"/>
          <w:b/>
          <w:bCs/>
          <w:sz w:val="19"/>
          <w:szCs w:val="19"/>
          <w:lang w:eastAsia="pt-BR" w:bidi="ar-SA"/>
        </w:rPr>
        <w:t>Transporte nacional</w:t>
      </w:r>
      <w:r w:rsidR="008B109E" w:rsidRPr="46E76006">
        <w:rPr>
          <w:rFonts w:ascii="Arial" w:eastAsiaTheme="minorEastAsia" w:hAnsi="Arial" w:cs="Arial"/>
          <w:b/>
          <w:bCs/>
          <w:sz w:val="19"/>
          <w:szCs w:val="19"/>
          <w:lang w:eastAsia="pt-BR" w:bidi="ar-SA"/>
        </w:rPr>
        <w:t>:</w:t>
      </w:r>
    </w:p>
    <w:p w14:paraId="6A5F930A" w14:textId="77777777" w:rsidR="0081219C" w:rsidRDefault="0081219C" w:rsidP="008B109E">
      <w:pPr>
        <w:tabs>
          <w:tab w:val="clear" w:pos="720"/>
        </w:tabs>
        <w:suppressAutoHyphens w:val="0"/>
        <w:autoSpaceDE w:val="0"/>
        <w:autoSpaceDN w:val="0"/>
        <w:adjustRightInd w:val="0"/>
        <w:spacing w:after="0" w:line="240" w:lineRule="auto"/>
        <w:jc w:val="both"/>
        <w:rPr>
          <w:rFonts w:ascii="Arial" w:eastAsiaTheme="minorEastAsia" w:hAnsi="Arial" w:cs="Arial"/>
          <w:b/>
          <w:sz w:val="19"/>
          <w:szCs w:val="19"/>
          <w:lang w:eastAsia="pt-BR" w:bidi="ar-SA"/>
        </w:rPr>
      </w:pPr>
    </w:p>
    <w:p w14:paraId="6F98E88E" w14:textId="2FFCA9C6" w:rsidR="00CC26D5" w:rsidRDefault="4CFC8A82" w:rsidP="14A0EBB0">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1.5</w:t>
      </w:r>
      <w:r w:rsidR="75A9EFCE" w:rsidRPr="46E76006">
        <w:rPr>
          <w:rFonts w:ascii="Arial" w:eastAsiaTheme="minorEastAsia" w:hAnsi="Arial" w:cs="Arial"/>
          <w:sz w:val="19"/>
          <w:szCs w:val="19"/>
          <w:lang w:eastAsia="pt-BR" w:bidi="ar-SA"/>
        </w:rPr>
        <w:t>.1</w:t>
      </w:r>
      <w:r w:rsidR="1A035416" w:rsidRPr="46E76006">
        <w:rPr>
          <w:rFonts w:ascii="Arial" w:eastAsiaTheme="minorEastAsia" w:hAnsi="Arial" w:cs="Arial"/>
          <w:sz w:val="19"/>
          <w:szCs w:val="19"/>
          <w:lang w:eastAsia="pt-BR" w:bidi="ar-SA"/>
        </w:rPr>
        <w:t>.</w:t>
      </w:r>
      <w:r w:rsidR="6679D7F1" w:rsidRPr="46E76006">
        <w:rPr>
          <w:rFonts w:ascii="Arial" w:eastAsiaTheme="minorEastAsia" w:hAnsi="Arial" w:cs="Arial"/>
          <w:sz w:val="19"/>
          <w:szCs w:val="19"/>
          <w:lang w:eastAsia="pt-BR" w:bidi="ar-SA"/>
        </w:rPr>
        <w:t xml:space="preserve"> É responsabilidade da CONTRATADA realizar o transporte das mercadorias</w:t>
      </w:r>
      <w:r w:rsidR="75A9EFCE" w:rsidRPr="46E76006">
        <w:rPr>
          <w:rFonts w:ascii="Arial" w:eastAsiaTheme="minorEastAsia" w:hAnsi="Arial" w:cs="Arial"/>
          <w:sz w:val="19"/>
          <w:szCs w:val="19"/>
          <w:lang w:eastAsia="pt-BR" w:bidi="ar-SA"/>
        </w:rPr>
        <w:t xml:space="preserve"> com devido seguro, sem ônus para CONTRATANTE;</w:t>
      </w:r>
    </w:p>
    <w:p w14:paraId="581E8E70" w14:textId="77777777" w:rsidR="0040574D" w:rsidRDefault="0040574D" w:rsidP="0081219C">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74B4C76" w14:textId="18506250" w:rsidR="0081219C" w:rsidRDefault="5B66041A"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1.5.</w:t>
      </w:r>
      <w:r w:rsidR="0040574D" w:rsidRPr="46E76006">
        <w:rPr>
          <w:rFonts w:ascii="Arial" w:eastAsiaTheme="minorEastAsia" w:hAnsi="Arial" w:cs="Arial"/>
          <w:sz w:val="19"/>
          <w:szCs w:val="19"/>
          <w:lang w:eastAsia="pt-BR" w:bidi="ar-SA"/>
        </w:rPr>
        <w:t>2</w:t>
      </w:r>
      <w:r w:rsidR="0081219C" w:rsidRPr="46E76006">
        <w:rPr>
          <w:rFonts w:ascii="Arial" w:eastAsiaTheme="minorEastAsia" w:hAnsi="Arial" w:cs="Arial"/>
          <w:sz w:val="19"/>
          <w:szCs w:val="19"/>
          <w:lang w:eastAsia="pt-BR" w:bidi="ar-SA"/>
        </w:rPr>
        <w:t xml:space="preserve">. As cargas desembaraçadas serão transportadas e entregues </w:t>
      </w:r>
      <w:r w:rsidR="008008AF" w:rsidRPr="46E76006">
        <w:rPr>
          <w:rFonts w:ascii="Arial" w:eastAsiaTheme="minorEastAsia" w:hAnsi="Arial" w:cs="Arial"/>
          <w:sz w:val="19"/>
          <w:szCs w:val="19"/>
          <w:lang w:eastAsia="pt-BR" w:bidi="ar-SA"/>
        </w:rPr>
        <w:t>nos seus destinos</w:t>
      </w:r>
      <w:r w:rsidR="0040574D" w:rsidRPr="46E76006">
        <w:rPr>
          <w:rFonts w:ascii="Arial" w:eastAsiaTheme="minorEastAsia" w:hAnsi="Arial" w:cs="Arial"/>
          <w:sz w:val="19"/>
          <w:szCs w:val="19"/>
          <w:lang w:eastAsia="pt-BR" w:bidi="ar-SA"/>
        </w:rPr>
        <w:t xml:space="preserve"> pela</w:t>
      </w:r>
      <w:r w:rsidR="0081219C" w:rsidRPr="46E76006">
        <w:rPr>
          <w:rFonts w:ascii="Arial" w:eastAsiaTheme="minorEastAsia" w:hAnsi="Arial" w:cs="Arial"/>
          <w:sz w:val="19"/>
          <w:szCs w:val="19"/>
          <w:lang w:eastAsia="pt-BR" w:bidi="ar-SA"/>
        </w:rPr>
        <w:t xml:space="preserve"> </w:t>
      </w:r>
      <w:r w:rsidR="0040574D" w:rsidRPr="46E76006">
        <w:rPr>
          <w:rFonts w:ascii="Arial" w:eastAsiaTheme="minorEastAsia" w:hAnsi="Arial" w:cs="Arial"/>
          <w:sz w:val="19"/>
          <w:szCs w:val="19"/>
          <w:lang w:eastAsia="pt-BR" w:bidi="ar-SA"/>
        </w:rPr>
        <w:t>CONTRATADA</w:t>
      </w:r>
      <w:r w:rsidR="008008AF" w:rsidRPr="46E76006">
        <w:rPr>
          <w:rFonts w:ascii="Arial" w:eastAsiaTheme="minorEastAsia" w:hAnsi="Arial" w:cs="Arial"/>
          <w:sz w:val="19"/>
          <w:szCs w:val="19"/>
          <w:lang w:eastAsia="pt-BR" w:bidi="ar-SA"/>
        </w:rPr>
        <w:t>, bem como, seu respectivo retorno quando comunicado pela CONTRATANTE</w:t>
      </w:r>
      <w:r w:rsidR="00CC26D5" w:rsidRPr="46E76006">
        <w:rPr>
          <w:rFonts w:ascii="Arial" w:eastAsiaTheme="minorEastAsia" w:hAnsi="Arial" w:cs="Arial"/>
          <w:sz w:val="19"/>
          <w:szCs w:val="19"/>
          <w:lang w:eastAsia="pt-BR" w:bidi="ar-SA"/>
        </w:rPr>
        <w:t>, oriundas de um dos aeroportos especificados neste documento</w:t>
      </w:r>
      <w:r w:rsidR="0081219C" w:rsidRPr="46E76006">
        <w:rPr>
          <w:rFonts w:ascii="Arial" w:eastAsiaTheme="minorEastAsia" w:hAnsi="Arial" w:cs="Arial"/>
          <w:sz w:val="19"/>
          <w:szCs w:val="19"/>
          <w:lang w:eastAsia="pt-BR" w:bidi="ar-SA"/>
        </w:rPr>
        <w:t>;</w:t>
      </w:r>
    </w:p>
    <w:p w14:paraId="0EC10251" w14:textId="77777777" w:rsidR="0081219C" w:rsidRDefault="0081219C" w:rsidP="0081219C">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1D82A0CA" w14:textId="44F5ADA6" w:rsidR="0081219C" w:rsidRDefault="00515375" w:rsidP="46E7600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eastAsiaTheme="minorEastAsia" w:hAnsi="Arial" w:cs="Arial"/>
          <w:sz w:val="19"/>
          <w:szCs w:val="19"/>
          <w:lang w:eastAsia="pt-BR" w:bidi="ar-SA"/>
        </w:rPr>
        <w:t>1</w:t>
      </w:r>
      <w:r w:rsidR="0081219C" w:rsidRPr="46E76006">
        <w:rPr>
          <w:rFonts w:ascii="Arial" w:eastAsiaTheme="minorEastAsia" w:hAnsi="Arial" w:cs="Arial"/>
          <w:sz w:val="19"/>
          <w:szCs w:val="19"/>
          <w:lang w:eastAsia="pt-BR" w:bidi="ar-SA"/>
        </w:rPr>
        <w:t>.</w:t>
      </w:r>
      <w:r w:rsidR="41F3F4B0" w:rsidRPr="46E76006">
        <w:rPr>
          <w:rFonts w:ascii="Arial" w:eastAsiaTheme="minorEastAsia" w:hAnsi="Arial" w:cs="Arial"/>
          <w:sz w:val="19"/>
          <w:szCs w:val="19"/>
          <w:lang w:eastAsia="pt-BR" w:bidi="ar-SA"/>
        </w:rPr>
        <w:t>5.3.</w:t>
      </w:r>
      <w:r w:rsidR="0081219C" w:rsidRPr="46E76006">
        <w:rPr>
          <w:rFonts w:ascii="Arial" w:eastAsiaTheme="minorEastAsia" w:hAnsi="Arial" w:cs="Arial"/>
          <w:sz w:val="19"/>
          <w:szCs w:val="19"/>
          <w:lang w:eastAsia="pt-BR" w:bidi="ar-SA"/>
        </w:rPr>
        <w:t xml:space="preserve"> Transportar as mercadorias nas melhores formas de acondicionamento e proteção e em veículos em bom estado de conservação, com eficiência e controle, promovendo a entrega das cargas nas quantid</w:t>
      </w:r>
      <w:r w:rsidR="0040574D" w:rsidRPr="46E76006">
        <w:rPr>
          <w:rFonts w:ascii="Arial" w:eastAsiaTheme="minorEastAsia" w:hAnsi="Arial" w:cs="Arial"/>
          <w:sz w:val="19"/>
          <w:szCs w:val="19"/>
          <w:lang w:eastAsia="pt-BR" w:bidi="ar-SA"/>
        </w:rPr>
        <w:t>ades e condições em que receber.</w:t>
      </w:r>
    </w:p>
    <w:p w14:paraId="375F242C" w14:textId="77777777" w:rsidR="00D43CC1" w:rsidRDefault="00D43CC1" w:rsidP="0081219C">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7FB8E10" w14:textId="2A3A465D" w:rsidR="00D43CC1" w:rsidRPr="003730DC" w:rsidRDefault="56582D62" w:rsidP="14A0EBB0">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46E76006">
        <w:rPr>
          <w:rFonts w:ascii="Arial" w:hAnsi="Arial" w:cs="Arial"/>
          <w:sz w:val="19"/>
          <w:szCs w:val="19"/>
        </w:rPr>
        <w:lastRenderedPageBreak/>
        <w:t>1.5.4</w:t>
      </w:r>
      <w:r w:rsidR="2733643A" w:rsidRPr="46E76006">
        <w:rPr>
          <w:rFonts w:ascii="Arial" w:hAnsi="Arial" w:cs="Arial"/>
          <w:sz w:val="19"/>
          <w:szCs w:val="19"/>
        </w:rPr>
        <w:t>.</w:t>
      </w:r>
      <w:r w:rsidR="6AD91D9E" w:rsidRPr="46E76006">
        <w:rPr>
          <w:rFonts w:ascii="Arial" w:hAnsi="Arial" w:cs="Arial"/>
          <w:sz w:val="19"/>
          <w:szCs w:val="19"/>
        </w:rPr>
        <w:t xml:space="preserve"> Todo procedimento de manuseio e carregamento dos equipamentos deverá estar em concordância com o procedimento do exportador e autoridades competentes. A falta de qualquer material especificado poderá acarretar a paralisação do(s) embarque(s) ou desembarque(s) dos itens, a pedido do SENAI ou seu representante designado, cabendo a CONTRATADA providenciar o material necessário à continuidade dos serviços</w:t>
      </w:r>
    </w:p>
    <w:p w14:paraId="6885F319" w14:textId="77777777" w:rsidR="00D43CC1" w:rsidRPr="003730DC" w:rsidRDefault="00D43CC1" w:rsidP="0081219C">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75CBE683" w14:textId="0FC21648" w:rsidR="00D43CC1" w:rsidRPr="003730DC" w:rsidRDefault="036CB11B" w:rsidP="00D43CC1">
      <w:pPr>
        <w:tabs>
          <w:tab w:val="left" w:pos="7123"/>
        </w:tabs>
        <w:spacing w:after="0" w:line="240" w:lineRule="auto"/>
        <w:jc w:val="both"/>
        <w:rPr>
          <w:rFonts w:ascii="Arial" w:hAnsi="Arial" w:cs="Arial"/>
          <w:sz w:val="19"/>
          <w:szCs w:val="19"/>
        </w:rPr>
      </w:pPr>
      <w:r w:rsidRPr="46E76006">
        <w:rPr>
          <w:rFonts w:ascii="Arial" w:hAnsi="Arial" w:cs="Arial"/>
          <w:sz w:val="19"/>
          <w:szCs w:val="19"/>
        </w:rPr>
        <w:t>1.5.5</w:t>
      </w:r>
      <w:r w:rsidR="622B6F3C" w:rsidRPr="46E76006">
        <w:rPr>
          <w:rFonts w:ascii="Arial" w:hAnsi="Arial" w:cs="Arial"/>
          <w:sz w:val="19"/>
          <w:szCs w:val="19"/>
        </w:rPr>
        <w:t>.</w:t>
      </w:r>
      <w:r w:rsidR="6AD91D9E" w:rsidRPr="46E76006">
        <w:rPr>
          <w:rFonts w:ascii="Arial" w:hAnsi="Arial" w:cs="Arial"/>
          <w:sz w:val="19"/>
          <w:szCs w:val="19"/>
        </w:rPr>
        <w:t xml:space="preserve"> O seguro da carga será de responsabilidade total da CONTRATADA no período de duração do contrato (ressalvado o período em que a carga estiver sobre a responsabilidade do SENAI. Período esse totalmente comprovado por meio de documentos de entrega e recebimento dos equipamentos junto ao SENAI. Em caso de aditivo ao contrato, a responsabilidade pelo seguro da carga permanece com a CONTRATADA;</w:t>
      </w:r>
    </w:p>
    <w:p w14:paraId="2A572707" w14:textId="77777777" w:rsidR="00515375" w:rsidRPr="003730DC" w:rsidRDefault="00515375" w:rsidP="00D43CC1">
      <w:pPr>
        <w:tabs>
          <w:tab w:val="left" w:pos="7123"/>
        </w:tabs>
        <w:spacing w:after="0" w:line="240" w:lineRule="auto"/>
        <w:jc w:val="both"/>
        <w:rPr>
          <w:rFonts w:ascii="Arial" w:hAnsi="Arial" w:cs="Arial"/>
          <w:sz w:val="19"/>
          <w:szCs w:val="19"/>
        </w:rPr>
      </w:pPr>
    </w:p>
    <w:p w14:paraId="6C80FFB2" w14:textId="4949F4E7" w:rsidR="00515375" w:rsidRPr="003730DC" w:rsidRDefault="7768116E" w:rsidP="00515375">
      <w:pPr>
        <w:tabs>
          <w:tab w:val="clear" w:pos="720"/>
        </w:tabs>
        <w:suppressAutoHyphens w:val="0"/>
        <w:autoSpaceDE w:val="0"/>
        <w:autoSpaceDN w:val="0"/>
        <w:adjustRightInd w:val="0"/>
        <w:spacing w:after="0" w:line="240" w:lineRule="auto"/>
        <w:jc w:val="both"/>
        <w:rPr>
          <w:rFonts w:ascii="Arial" w:hAnsi="Arial" w:cs="Arial"/>
          <w:sz w:val="19"/>
          <w:szCs w:val="19"/>
        </w:rPr>
      </w:pPr>
      <w:r w:rsidRPr="46E76006">
        <w:rPr>
          <w:rFonts w:ascii="Arial" w:hAnsi="Arial" w:cs="Arial"/>
          <w:sz w:val="19"/>
          <w:szCs w:val="19"/>
        </w:rPr>
        <w:t>1.</w:t>
      </w:r>
      <w:r w:rsidR="382AE7F5" w:rsidRPr="46E76006">
        <w:rPr>
          <w:rFonts w:ascii="Arial" w:hAnsi="Arial" w:cs="Arial"/>
          <w:sz w:val="19"/>
          <w:szCs w:val="19"/>
        </w:rPr>
        <w:t>5</w:t>
      </w:r>
      <w:r w:rsidR="2B7F4148" w:rsidRPr="46E76006">
        <w:rPr>
          <w:rFonts w:ascii="Arial" w:hAnsi="Arial" w:cs="Arial"/>
          <w:sz w:val="19"/>
          <w:szCs w:val="19"/>
        </w:rPr>
        <w:t>.6.</w:t>
      </w:r>
      <w:r w:rsidR="382AE7F5" w:rsidRPr="46E76006">
        <w:rPr>
          <w:rFonts w:ascii="Arial" w:hAnsi="Arial" w:cs="Arial"/>
          <w:sz w:val="19"/>
          <w:szCs w:val="19"/>
        </w:rPr>
        <w:t xml:space="preserve"> Toda movimentação de carga dos equipamentos, uso de equipamentos especiais, transporte de cargas especiais, locação de veículos adicionais, será de responsabilidade da CONTRATADA.</w:t>
      </w:r>
    </w:p>
    <w:p w14:paraId="2BDE4CCC" w14:textId="77777777" w:rsidR="0081219C" w:rsidRPr="003730DC" w:rsidRDefault="0081219C" w:rsidP="008B109E">
      <w:pPr>
        <w:tabs>
          <w:tab w:val="clear" w:pos="720"/>
        </w:tabs>
        <w:suppressAutoHyphens w:val="0"/>
        <w:autoSpaceDE w:val="0"/>
        <w:autoSpaceDN w:val="0"/>
        <w:adjustRightInd w:val="0"/>
        <w:spacing w:after="0" w:line="240" w:lineRule="auto"/>
        <w:jc w:val="both"/>
        <w:rPr>
          <w:rFonts w:ascii="Arial" w:eastAsiaTheme="minorEastAsia" w:hAnsi="Arial" w:cs="Arial"/>
          <w:b/>
          <w:sz w:val="19"/>
          <w:szCs w:val="19"/>
          <w:lang w:eastAsia="pt-BR" w:bidi="ar-SA"/>
        </w:rPr>
      </w:pPr>
    </w:p>
    <w:p w14:paraId="0A34EEC7" w14:textId="40ED83D6" w:rsidR="0081219C" w:rsidRPr="003730DC" w:rsidRDefault="42FCF9AB" w:rsidP="46E76006">
      <w:pPr>
        <w:tabs>
          <w:tab w:val="clear" w:pos="720"/>
        </w:tabs>
        <w:suppressAutoHyphens w:val="0"/>
        <w:autoSpaceDE w:val="0"/>
        <w:autoSpaceDN w:val="0"/>
        <w:adjustRightInd w:val="0"/>
        <w:spacing w:after="0" w:line="240" w:lineRule="auto"/>
        <w:jc w:val="both"/>
        <w:rPr>
          <w:rFonts w:ascii="Arial" w:eastAsiaTheme="minorEastAsia" w:hAnsi="Arial" w:cs="Arial"/>
          <w:b/>
          <w:bCs/>
          <w:color w:val="000000" w:themeColor="text1"/>
          <w:sz w:val="19"/>
          <w:szCs w:val="19"/>
          <w:lang w:eastAsia="pt-BR" w:bidi="ar-SA"/>
        </w:rPr>
      </w:pPr>
      <w:r w:rsidRPr="46E76006">
        <w:rPr>
          <w:rFonts w:ascii="Arial" w:eastAsiaTheme="minorEastAsia" w:hAnsi="Arial" w:cs="Arial"/>
          <w:b/>
          <w:bCs/>
          <w:color w:val="000000" w:themeColor="text1"/>
          <w:sz w:val="19"/>
          <w:szCs w:val="19"/>
          <w:lang w:eastAsia="pt-BR" w:bidi="ar-SA"/>
        </w:rPr>
        <w:t>1.6</w:t>
      </w:r>
      <w:r w:rsidR="0081219C" w:rsidRPr="46E76006">
        <w:rPr>
          <w:rFonts w:ascii="Arial" w:eastAsiaTheme="minorEastAsia" w:hAnsi="Arial" w:cs="Arial"/>
          <w:b/>
          <w:bCs/>
          <w:color w:val="000000" w:themeColor="text1"/>
          <w:sz w:val="19"/>
          <w:szCs w:val="19"/>
          <w:lang w:eastAsia="pt-BR" w:bidi="ar-SA"/>
        </w:rPr>
        <w:t>. Armazenagem:</w:t>
      </w:r>
    </w:p>
    <w:p w14:paraId="2BB8F267" w14:textId="77777777" w:rsidR="0081219C" w:rsidRPr="003730DC" w:rsidRDefault="0081219C" w:rsidP="008B109E">
      <w:pPr>
        <w:tabs>
          <w:tab w:val="clear" w:pos="720"/>
        </w:tabs>
        <w:suppressAutoHyphens w:val="0"/>
        <w:autoSpaceDE w:val="0"/>
        <w:autoSpaceDN w:val="0"/>
        <w:adjustRightInd w:val="0"/>
        <w:spacing w:after="0" w:line="240" w:lineRule="auto"/>
        <w:jc w:val="both"/>
        <w:rPr>
          <w:rFonts w:ascii="Arial" w:eastAsiaTheme="minorEastAsia" w:hAnsi="Arial" w:cs="Arial"/>
          <w:b/>
          <w:color w:val="000000" w:themeColor="text1"/>
          <w:sz w:val="19"/>
          <w:szCs w:val="19"/>
          <w:lang w:eastAsia="pt-BR" w:bidi="ar-SA"/>
        </w:rPr>
      </w:pPr>
    </w:p>
    <w:p w14:paraId="71383667" w14:textId="4A4D0222" w:rsidR="00D43CC1" w:rsidRPr="003730DC" w:rsidRDefault="4419403A" w:rsidP="005D5ED2">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r w:rsidRPr="46E76006">
        <w:rPr>
          <w:rFonts w:ascii="Arial" w:hAnsi="Arial" w:cs="Arial"/>
          <w:color w:val="000000" w:themeColor="text1"/>
          <w:sz w:val="19"/>
          <w:szCs w:val="19"/>
        </w:rPr>
        <w:t>1.6</w:t>
      </w:r>
      <w:r w:rsidR="65FE90AF" w:rsidRPr="46E76006">
        <w:rPr>
          <w:rFonts w:ascii="Arial" w:hAnsi="Arial" w:cs="Arial"/>
          <w:color w:val="000000" w:themeColor="text1"/>
          <w:sz w:val="19"/>
          <w:szCs w:val="19"/>
        </w:rPr>
        <w:t>.1</w:t>
      </w:r>
      <w:r w:rsidR="2EF67B87" w:rsidRPr="46E76006">
        <w:rPr>
          <w:rFonts w:ascii="Arial" w:hAnsi="Arial" w:cs="Arial"/>
          <w:color w:val="000000" w:themeColor="text1"/>
          <w:sz w:val="19"/>
          <w:szCs w:val="19"/>
        </w:rPr>
        <w:t>.</w:t>
      </w:r>
      <w:r w:rsidR="65FE90AF" w:rsidRPr="46E76006">
        <w:rPr>
          <w:rFonts w:ascii="Arial" w:hAnsi="Arial" w:cs="Arial"/>
          <w:color w:val="000000" w:themeColor="text1"/>
          <w:sz w:val="19"/>
          <w:szCs w:val="19"/>
        </w:rPr>
        <w:t xml:space="preserve"> É responsabilidade da CONTRATADA que a</w:t>
      </w:r>
      <w:r w:rsidR="382AE7F5" w:rsidRPr="46E76006">
        <w:rPr>
          <w:rFonts w:ascii="Arial" w:hAnsi="Arial" w:cs="Arial"/>
          <w:color w:val="000000" w:themeColor="text1"/>
          <w:sz w:val="19"/>
          <w:szCs w:val="19"/>
        </w:rPr>
        <w:t xml:space="preserve">s mercadorias </w:t>
      </w:r>
      <w:r w:rsidR="65FE90AF" w:rsidRPr="46E76006">
        <w:rPr>
          <w:rFonts w:ascii="Arial" w:hAnsi="Arial" w:cs="Arial"/>
          <w:color w:val="000000" w:themeColor="text1"/>
          <w:sz w:val="19"/>
          <w:szCs w:val="19"/>
        </w:rPr>
        <w:t>sejam</w:t>
      </w:r>
      <w:r w:rsidR="382AE7F5" w:rsidRPr="46E76006">
        <w:rPr>
          <w:rFonts w:ascii="Arial" w:hAnsi="Arial" w:cs="Arial"/>
          <w:color w:val="000000" w:themeColor="text1"/>
          <w:sz w:val="19"/>
          <w:szCs w:val="19"/>
        </w:rPr>
        <w:t xml:space="preserve"> armazenadas na INFRAERO ou </w:t>
      </w:r>
      <w:r w:rsidR="0B153C47" w:rsidRPr="46E76006">
        <w:rPr>
          <w:rFonts w:ascii="Arial" w:hAnsi="Arial" w:cs="Arial"/>
          <w:color w:val="000000" w:themeColor="text1"/>
          <w:sz w:val="19"/>
          <w:szCs w:val="19"/>
        </w:rPr>
        <w:t xml:space="preserve">local designado pela CONTRATADA, inclusive no aeroporto destino </w:t>
      </w:r>
      <w:r w:rsidR="382AE7F5" w:rsidRPr="46E76006">
        <w:rPr>
          <w:rFonts w:ascii="Arial" w:hAnsi="Arial" w:cs="Arial"/>
          <w:color w:val="000000" w:themeColor="text1"/>
          <w:sz w:val="19"/>
          <w:szCs w:val="19"/>
        </w:rPr>
        <w:t>desde que esteja devidamente de acordo com as condições de armazenamento e preservação, de acordo com as legislações vigentes;</w:t>
      </w:r>
    </w:p>
    <w:p w14:paraId="148BF738" w14:textId="77777777" w:rsidR="00515375" w:rsidRPr="003730DC" w:rsidRDefault="00515375" w:rsidP="005D5ED2">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p>
    <w:p w14:paraId="5897E51A" w14:textId="3E396AC8" w:rsidR="00515375" w:rsidRDefault="23143D5B" w:rsidP="005D5ED2">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r w:rsidRPr="46E76006">
        <w:rPr>
          <w:rFonts w:ascii="Arial" w:hAnsi="Arial" w:cs="Arial"/>
          <w:color w:val="000000" w:themeColor="text1"/>
          <w:sz w:val="19"/>
          <w:szCs w:val="19"/>
        </w:rPr>
        <w:t>1.6</w:t>
      </w:r>
      <w:r w:rsidR="382AE7F5" w:rsidRPr="46E76006">
        <w:rPr>
          <w:rFonts w:ascii="Arial" w:hAnsi="Arial" w:cs="Arial"/>
          <w:color w:val="000000" w:themeColor="text1"/>
          <w:sz w:val="19"/>
          <w:szCs w:val="19"/>
        </w:rPr>
        <w:t>.2</w:t>
      </w:r>
      <w:r w:rsidR="2EF67B87" w:rsidRPr="46E76006">
        <w:rPr>
          <w:rFonts w:ascii="Arial" w:hAnsi="Arial" w:cs="Arial"/>
          <w:color w:val="000000" w:themeColor="text1"/>
          <w:sz w:val="19"/>
          <w:szCs w:val="19"/>
        </w:rPr>
        <w:t>.</w:t>
      </w:r>
      <w:r w:rsidR="382AE7F5" w:rsidRPr="46E76006">
        <w:rPr>
          <w:rFonts w:ascii="Arial" w:hAnsi="Arial" w:cs="Arial"/>
          <w:color w:val="000000" w:themeColor="text1"/>
          <w:sz w:val="19"/>
          <w:szCs w:val="19"/>
        </w:rPr>
        <w:t xml:space="preserve"> A quantidade de períodos de armazenagem poderá oscilar por mercadorias, onde a variável será os procedimentos e pendências que possam ocorrer na r</w:t>
      </w:r>
      <w:r w:rsidR="65FE90AF" w:rsidRPr="46E76006">
        <w:rPr>
          <w:rFonts w:ascii="Arial" w:hAnsi="Arial" w:cs="Arial"/>
          <w:color w:val="000000" w:themeColor="text1"/>
          <w:sz w:val="19"/>
          <w:szCs w:val="19"/>
        </w:rPr>
        <w:t>egularização da mercadoria junto</w:t>
      </w:r>
      <w:r w:rsidR="505FDAA5" w:rsidRPr="46E76006">
        <w:rPr>
          <w:rFonts w:ascii="Arial" w:hAnsi="Arial" w:cs="Arial"/>
          <w:color w:val="000000" w:themeColor="text1"/>
          <w:sz w:val="19"/>
          <w:szCs w:val="19"/>
        </w:rPr>
        <w:t xml:space="preserve"> à Receita Federal, sendo que será pago os períodos que efetivamente ocorreram.</w:t>
      </w:r>
    </w:p>
    <w:p w14:paraId="563CF468" w14:textId="77777777" w:rsidR="00103157" w:rsidRDefault="00103157" w:rsidP="005D5ED2">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p>
    <w:p w14:paraId="7B790B13" w14:textId="2D78FD73" w:rsidR="00103157" w:rsidRPr="003730DC" w:rsidRDefault="7367EA27" w:rsidP="005D5ED2">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r w:rsidRPr="46E76006">
        <w:rPr>
          <w:rFonts w:ascii="Arial" w:hAnsi="Arial" w:cs="Arial"/>
          <w:color w:val="000000" w:themeColor="text1"/>
          <w:sz w:val="19"/>
          <w:szCs w:val="19"/>
        </w:rPr>
        <w:t>1.6</w:t>
      </w:r>
      <w:r w:rsidR="41055FF0" w:rsidRPr="46E76006">
        <w:rPr>
          <w:rFonts w:ascii="Arial" w:hAnsi="Arial" w:cs="Arial"/>
          <w:color w:val="000000" w:themeColor="text1"/>
          <w:sz w:val="19"/>
          <w:szCs w:val="19"/>
        </w:rPr>
        <w:t>.3</w:t>
      </w:r>
      <w:r w:rsidR="3B0397C9" w:rsidRPr="46E76006">
        <w:rPr>
          <w:rFonts w:ascii="Arial" w:hAnsi="Arial" w:cs="Arial"/>
          <w:color w:val="000000" w:themeColor="text1"/>
          <w:sz w:val="19"/>
          <w:szCs w:val="19"/>
        </w:rPr>
        <w:t>.</w:t>
      </w:r>
      <w:r w:rsidR="41055FF0" w:rsidRPr="46E76006">
        <w:rPr>
          <w:rFonts w:ascii="Arial" w:hAnsi="Arial" w:cs="Arial"/>
          <w:color w:val="000000" w:themeColor="text1"/>
          <w:sz w:val="19"/>
          <w:szCs w:val="19"/>
        </w:rPr>
        <w:t xml:space="preserve"> Será pago pela CONTRATANTE somente o efetivamente realizado.</w:t>
      </w:r>
    </w:p>
    <w:p w14:paraId="6DAADB2D" w14:textId="77777777" w:rsidR="00A71F4E" w:rsidRPr="003730DC" w:rsidRDefault="00A71F4E" w:rsidP="005D5ED2">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p>
    <w:p w14:paraId="4EA7302D" w14:textId="2D4E2D90" w:rsidR="00A71F4E" w:rsidRPr="003730DC" w:rsidRDefault="38476A71" w:rsidP="46E76006">
      <w:pPr>
        <w:tabs>
          <w:tab w:val="clear" w:pos="720"/>
        </w:tabs>
        <w:suppressAutoHyphens w:val="0"/>
        <w:autoSpaceDE w:val="0"/>
        <w:autoSpaceDN w:val="0"/>
        <w:adjustRightInd w:val="0"/>
        <w:spacing w:after="0" w:line="240" w:lineRule="auto"/>
        <w:jc w:val="both"/>
        <w:rPr>
          <w:rFonts w:ascii="Arial" w:eastAsiaTheme="minorEastAsia" w:hAnsi="Arial" w:cs="Arial"/>
          <w:b/>
          <w:bCs/>
          <w:color w:val="000000" w:themeColor="text1"/>
          <w:sz w:val="19"/>
          <w:szCs w:val="19"/>
          <w:lang w:eastAsia="pt-BR" w:bidi="ar-SA"/>
        </w:rPr>
      </w:pPr>
      <w:r w:rsidRPr="46E76006">
        <w:rPr>
          <w:rFonts w:ascii="Arial" w:eastAsiaTheme="minorEastAsia" w:hAnsi="Arial" w:cs="Arial"/>
          <w:b/>
          <w:bCs/>
          <w:color w:val="000000" w:themeColor="text1"/>
          <w:sz w:val="19"/>
          <w:szCs w:val="19"/>
          <w:lang w:eastAsia="pt-BR" w:bidi="ar-SA"/>
        </w:rPr>
        <w:t>1.7</w:t>
      </w:r>
      <w:r w:rsidR="00A71F4E" w:rsidRPr="46E76006">
        <w:rPr>
          <w:rFonts w:ascii="Arial" w:eastAsiaTheme="minorEastAsia" w:hAnsi="Arial" w:cs="Arial"/>
          <w:b/>
          <w:bCs/>
          <w:color w:val="000000" w:themeColor="text1"/>
          <w:sz w:val="19"/>
          <w:szCs w:val="19"/>
          <w:lang w:eastAsia="pt-BR" w:bidi="ar-SA"/>
        </w:rPr>
        <w:t>. Transporte internacional:</w:t>
      </w:r>
    </w:p>
    <w:p w14:paraId="7EF01EA9" w14:textId="77777777" w:rsidR="00A71F4E" w:rsidRPr="003730DC" w:rsidRDefault="00A71F4E" w:rsidP="005D5ED2">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p>
    <w:p w14:paraId="5CD5444F" w14:textId="794FE375" w:rsidR="00A71F4E" w:rsidRPr="003730DC" w:rsidRDefault="447A117B"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sidRPr="46E76006">
        <w:rPr>
          <w:rFonts w:ascii="Arial" w:hAnsi="Arial" w:cs="Arial"/>
          <w:color w:val="000000" w:themeColor="text1"/>
          <w:sz w:val="19"/>
          <w:szCs w:val="19"/>
        </w:rPr>
        <w:t>1.7.</w:t>
      </w:r>
      <w:r w:rsidR="2AAE417A" w:rsidRPr="46E76006">
        <w:rPr>
          <w:rFonts w:ascii="Arial" w:hAnsi="Arial" w:cs="Arial"/>
          <w:color w:val="000000" w:themeColor="text1"/>
          <w:sz w:val="19"/>
          <w:szCs w:val="19"/>
        </w:rPr>
        <w:t>1</w:t>
      </w:r>
      <w:r w:rsidR="496D273C" w:rsidRPr="46E76006">
        <w:rPr>
          <w:rFonts w:ascii="Arial" w:hAnsi="Arial" w:cs="Arial"/>
          <w:color w:val="000000" w:themeColor="text1"/>
          <w:sz w:val="19"/>
          <w:szCs w:val="19"/>
        </w:rPr>
        <w:t>.</w:t>
      </w:r>
      <w:r w:rsidR="2AAE417A" w:rsidRPr="46E76006">
        <w:rPr>
          <w:rFonts w:ascii="Arial" w:hAnsi="Arial" w:cs="Arial"/>
          <w:color w:val="000000" w:themeColor="text1"/>
          <w:sz w:val="19"/>
          <w:szCs w:val="19"/>
        </w:rPr>
        <w:t xml:space="preserve"> </w:t>
      </w:r>
      <w:r w:rsidR="2AAE417A" w:rsidRPr="46E76006">
        <w:rPr>
          <w:rFonts w:ascii="Arial" w:hAnsi="Arial" w:cs="Arial"/>
          <w:sz w:val="19"/>
          <w:szCs w:val="19"/>
        </w:rPr>
        <w:t>Após a autorização d</w:t>
      </w:r>
      <w:r w:rsidR="21349863" w:rsidRPr="46E76006">
        <w:rPr>
          <w:rFonts w:ascii="Arial" w:hAnsi="Arial" w:cs="Arial"/>
          <w:sz w:val="19"/>
          <w:szCs w:val="19"/>
        </w:rPr>
        <w:t>o</w:t>
      </w:r>
      <w:r w:rsidR="2AAE417A" w:rsidRPr="46E76006">
        <w:rPr>
          <w:rFonts w:ascii="Arial" w:hAnsi="Arial" w:cs="Arial"/>
          <w:sz w:val="19"/>
          <w:szCs w:val="19"/>
        </w:rPr>
        <w:t xml:space="preserve"> SENAI, a CONTRATADA deverá efetuar reserva de embarque para o destino, de forma que não ocorram falhas nem atrasos que venham a comprometer o seu cumprimento, definindo a data prevista de saída da origem e a previsão de chegada.</w:t>
      </w:r>
    </w:p>
    <w:p w14:paraId="7CAA81E8" w14:textId="77777777" w:rsidR="00A71F4E" w:rsidRPr="003730DC" w:rsidRDefault="00A71F4E"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3446A11C" w14:textId="7CD7B661" w:rsidR="00A71F4E" w:rsidRPr="003730DC" w:rsidRDefault="0B2E6B8D"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sidRPr="46E76006">
        <w:rPr>
          <w:rFonts w:ascii="Arial" w:hAnsi="Arial" w:cs="Arial"/>
          <w:sz w:val="19"/>
          <w:szCs w:val="19"/>
        </w:rPr>
        <w:t>1.7</w:t>
      </w:r>
      <w:r w:rsidR="2AAE417A" w:rsidRPr="46E76006">
        <w:rPr>
          <w:rFonts w:ascii="Arial" w:hAnsi="Arial" w:cs="Arial"/>
          <w:sz w:val="19"/>
          <w:szCs w:val="19"/>
        </w:rPr>
        <w:t>.2</w:t>
      </w:r>
      <w:r w:rsidR="2D542E16" w:rsidRPr="46E76006">
        <w:rPr>
          <w:rFonts w:ascii="Arial" w:hAnsi="Arial" w:cs="Arial"/>
          <w:sz w:val="19"/>
          <w:szCs w:val="19"/>
        </w:rPr>
        <w:t>.</w:t>
      </w:r>
      <w:r w:rsidR="2AAE417A" w:rsidRPr="46E76006">
        <w:rPr>
          <w:rFonts w:ascii="Arial" w:hAnsi="Arial" w:cs="Arial"/>
          <w:sz w:val="19"/>
          <w:szCs w:val="19"/>
        </w:rPr>
        <w:t xml:space="preserve"> A CONTRATADA deverá possuir agente próximo às localidades informadas no Anexo I que receberá os materiais em seu respectivo endereço ou irá efetuar a retirada dos materiais nas dependências do fabricante</w:t>
      </w:r>
      <w:r w:rsidR="505FDAA5" w:rsidRPr="46E76006">
        <w:rPr>
          <w:rFonts w:ascii="Arial" w:hAnsi="Arial" w:cs="Arial"/>
          <w:sz w:val="19"/>
          <w:szCs w:val="19"/>
        </w:rPr>
        <w:t xml:space="preserve">, ou ainda, podendo receber no </w:t>
      </w:r>
      <w:r w:rsidR="3DC0A54D" w:rsidRPr="46E76006">
        <w:rPr>
          <w:rFonts w:ascii="Arial" w:hAnsi="Arial" w:cs="Arial"/>
          <w:sz w:val="19"/>
          <w:szCs w:val="19"/>
        </w:rPr>
        <w:t>respectivo aeroporto mais próximo</w:t>
      </w:r>
      <w:r w:rsidR="2AAE417A" w:rsidRPr="46E76006">
        <w:rPr>
          <w:rFonts w:ascii="Arial" w:hAnsi="Arial" w:cs="Arial"/>
          <w:sz w:val="19"/>
          <w:szCs w:val="19"/>
        </w:rPr>
        <w:t>, conforme localidade informada no Anexo I.</w:t>
      </w:r>
    </w:p>
    <w:p w14:paraId="149F8485" w14:textId="77777777" w:rsidR="00A71F4E" w:rsidRPr="003730DC" w:rsidRDefault="00A71F4E"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46AB9185" w14:textId="70768848" w:rsidR="00A71F4E" w:rsidRPr="003730DC" w:rsidRDefault="6A600EBA"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sidRPr="46E76006">
        <w:rPr>
          <w:rFonts w:ascii="Arial" w:hAnsi="Arial" w:cs="Arial"/>
          <w:sz w:val="19"/>
          <w:szCs w:val="19"/>
        </w:rPr>
        <w:t>1.7</w:t>
      </w:r>
      <w:r w:rsidR="2AAE417A" w:rsidRPr="46E76006">
        <w:rPr>
          <w:rFonts w:ascii="Arial" w:hAnsi="Arial" w:cs="Arial"/>
          <w:sz w:val="19"/>
          <w:szCs w:val="19"/>
        </w:rPr>
        <w:t>.3</w:t>
      </w:r>
      <w:r w:rsidR="2D542E16" w:rsidRPr="46E76006">
        <w:rPr>
          <w:rFonts w:ascii="Arial" w:hAnsi="Arial" w:cs="Arial"/>
          <w:sz w:val="19"/>
          <w:szCs w:val="19"/>
        </w:rPr>
        <w:t>.</w:t>
      </w:r>
      <w:r w:rsidR="2AAE417A" w:rsidRPr="46E76006">
        <w:rPr>
          <w:rFonts w:ascii="Arial" w:hAnsi="Arial" w:cs="Arial"/>
          <w:sz w:val="19"/>
          <w:szCs w:val="19"/>
        </w:rPr>
        <w:t xml:space="preserve"> Os equipamentos </w:t>
      </w:r>
      <w:r w:rsidR="3DC0A54D" w:rsidRPr="46E76006">
        <w:rPr>
          <w:rFonts w:ascii="Arial" w:hAnsi="Arial" w:cs="Arial"/>
          <w:sz w:val="19"/>
          <w:szCs w:val="19"/>
        </w:rPr>
        <w:t>deverão estar</w:t>
      </w:r>
      <w:r w:rsidR="2AAE417A" w:rsidRPr="46E76006">
        <w:rPr>
          <w:rFonts w:ascii="Arial" w:hAnsi="Arial" w:cs="Arial"/>
          <w:sz w:val="19"/>
          <w:szCs w:val="19"/>
        </w:rPr>
        <w:t xml:space="preserve"> acondicionados em embalagens adequadas conforme medidas e pesos citados no Anexo I. A CONTRATADA deve fazer inspeções nas embalagens para certificar-se de quaisquer outras necessidades para a devida segurança da carga, caso sejam necessárias outras demandas como ancoragem das caixas com ferramentas, transportes adicionais, cintas em poliéster reforçadas e apropriadas para cargas pesadas e de grande porte, correntes em aço reforçadas deverão ser providenciadas pela CONTRATADA.</w:t>
      </w:r>
    </w:p>
    <w:p w14:paraId="3EFA85CA" w14:textId="77777777" w:rsidR="00A71F4E" w:rsidRPr="003730DC" w:rsidRDefault="00A71F4E" w:rsidP="005D5ED2">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p>
    <w:p w14:paraId="2BEB747F" w14:textId="4CEC9F26" w:rsidR="00A71F4E" w:rsidRPr="003730DC" w:rsidRDefault="29658900"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sidRPr="46E76006">
        <w:rPr>
          <w:rFonts w:ascii="Arial" w:hAnsi="Arial" w:cs="Arial"/>
          <w:color w:val="000000" w:themeColor="text1"/>
          <w:sz w:val="19"/>
          <w:szCs w:val="19"/>
        </w:rPr>
        <w:t>1.7</w:t>
      </w:r>
      <w:r w:rsidR="2AAE417A" w:rsidRPr="46E76006">
        <w:rPr>
          <w:rFonts w:ascii="Arial" w:hAnsi="Arial" w:cs="Arial"/>
          <w:color w:val="000000" w:themeColor="text1"/>
          <w:sz w:val="19"/>
          <w:szCs w:val="19"/>
        </w:rPr>
        <w:t>.4</w:t>
      </w:r>
      <w:r w:rsidR="4AEB1485" w:rsidRPr="46E76006">
        <w:rPr>
          <w:rFonts w:ascii="Arial" w:hAnsi="Arial" w:cs="Arial"/>
          <w:color w:val="000000" w:themeColor="text1"/>
          <w:sz w:val="19"/>
          <w:szCs w:val="19"/>
        </w:rPr>
        <w:t>.</w:t>
      </w:r>
      <w:r w:rsidR="2AAE417A" w:rsidRPr="46E76006">
        <w:rPr>
          <w:rFonts w:ascii="Arial" w:hAnsi="Arial" w:cs="Arial"/>
          <w:color w:val="000000" w:themeColor="text1"/>
          <w:sz w:val="19"/>
          <w:szCs w:val="19"/>
        </w:rPr>
        <w:t xml:space="preserve"> </w:t>
      </w:r>
      <w:r w:rsidR="2AAE417A" w:rsidRPr="46E76006">
        <w:rPr>
          <w:rFonts w:ascii="Arial" w:hAnsi="Arial" w:cs="Arial"/>
          <w:sz w:val="19"/>
          <w:szCs w:val="19"/>
        </w:rPr>
        <w:t>O transporte rodoviário no país do exportador até o aeroporto de embarque é responsabilidade da CONTRATADA. A CONTRATADA será responsável pela fumigação dos volumes.</w:t>
      </w:r>
      <w:r w:rsidR="7B70EB2B" w:rsidRPr="46E76006">
        <w:rPr>
          <w:rFonts w:ascii="Arial" w:hAnsi="Arial" w:cs="Arial"/>
          <w:sz w:val="19"/>
          <w:szCs w:val="19"/>
        </w:rPr>
        <w:t xml:space="preserve"> </w:t>
      </w:r>
    </w:p>
    <w:p w14:paraId="02E0E503" w14:textId="77777777" w:rsidR="00A71F4E" w:rsidRPr="003730DC" w:rsidRDefault="00A71F4E"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08BE5266" w14:textId="6C6320BF" w:rsidR="00A71F4E" w:rsidRPr="003730DC" w:rsidRDefault="6AB9B6E0"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sidRPr="46E76006">
        <w:rPr>
          <w:rFonts w:ascii="Arial" w:hAnsi="Arial" w:cs="Arial"/>
          <w:sz w:val="19"/>
          <w:szCs w:val="19"/>
        </w:rPr>
        <w:t>1.7</w:t>
      </w:r>
      <w:r w:rsidR="2AAE417A" w:rsidRPr="46E76006">
        <w:rPr>
          <w:rFonts w:ascii="Arial" w:hAnsi="Arial" w:cs="Arial"/>
          <w:sz w:val="19"/>
          <w:szCs w:val="19"/>
        </w:rPr>
        <w:t>.5</w:t>
      </w:r>
      <w:r w:rsidR="4AEB1485" w:rsidRPr="46E76006">
        <w:rPr>
          <w:rFonts w:ascii="Arial" w:hAnsi="Arial" w:cs="Arial"/>
          <w:sz w:val="19"/>
          <w:szCs w:val="19"/>
        </w:rPr>
        <w:t>.</w:t>
      </w:r>
      <w:r w:rsidR="2AAE417A" w:rsidRPr="46E76006">
        <w:rPr>
          <w:rFonts w:ascii="Arial" w:hAnsi="Arial" w:cs="Arial"/>
          <w:sz w:val="19"/>
          <w:szCs w:val="19"/>
        </w:rPr>
        <w:t xml:space="preserve"> </w:t>
      </w:r>
      <w:r w:rsidR="7B70EB2B" w:rsidRPr="46E76006">
        <w:rPr>
          <w:rFonts w:ascii="Arial" w:hAnsi="Arial" w:cs="Arial"/>
          <w:sz w:val="19"/>
          <w:szCs w:val="19"/>
        </w:rPr>
        <w:t xml:space="preserve">A CONTRATADA coletará no </w:t>
      </w:r>
      <w:r w:rsidR="505FDAA5" w:rsidRPr="46E76006">
        <w:rPr>
          <w:rFonts w:ascii="Arial" w:hAnsi="Arial" w:cs="Arial"/>
          <w:sz w:val="19"/>
          <w:szCs w:val="19"/>
        </w:rPr>
        <w:t xml:space="preserve">local indicado pelo </w:t>
      </w:r>
      <w:r w:rsidR="7B70EB2B" w:rsidRPr="46E76006">
        <w:rPr>
          <w:rFonts w:ascii="Arial" w:hAnsi="Arial" w:cs="Arial"/>
          <w:sz w:val="19"/>
          <w:szCs w:val="19"/>
        </w:rPr>
        <w:t>fabricante ou receberá em sua residência no exterior e transportará os equipamentos via terrestre do endereço indicado, do Exportador no Anexo II, até o aeroporto de sua preferência nos país respectivo. Toda movimentação de carga dos equipamentos, uso de equipamentos especiais, transporte de cargas especiais, locação de veículos adicionais, agenciamento de transporte multimodal internacional de cargas, será de responsabilidade da CONTRATADA não cabendo cobrança de qualquer custo adicional ao serviço hora contratado.</w:t>
      </w:r>
    </w:p>
    <w:p w14:paraId="086BD047"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2B21E743" w14:textId="066F0127" w:rsidR="003F7BB4" w:rsidRPr="003730DC" w:rsidRDefault="2A1CF8E6"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sidRPr="46E76006">
        <w:rPr>
          <w:rFonts w:ascii="Arial" w:hAnsi="Arial" w:cs="Arial"/>
          <w:sz w:val="19"/>
          <w:szCs w:val="19"/>
        </w:rPr>
        <w:t>1.7</w:t>
      </w:r>
      <w:r w:rsidR="7B70EB2B" w:rsidRPr="46E76006">
        <w:rPr>
          <w:rFonts w:ascii="Arial" w:hAnsi="Arial" w:cs="Arial"/>
          <w:sz w:val="19"/>
          <w:szCs w:val="19"/>
        </w:rPr>
        <w:t>.6</w:t>
      </w:r>
      <w:r w:rsidR="2E7D74EE" w:rsidRPr="46E76006">
        <w:rPr>
          <w:rFonts w:ascii="Arial" w:hAnsi="Arial" w:cs="Arial"/>
          <w:sz w:val="19"/>
          <w:szCs w:val="19"/>
        </w:rPr>
        <w:t>.</w:t>
      </w:r>
      <w:r w:rsidR="7B70EB2B" w:rsidRPr="46E76006">
        <w:rPr>
          <w:rFonts w:ascii="Arial" w:hAnsi="Arial" w:cs="Arial"/>
          <w:sz w:val="19"/>
          <w:szCs w:val="19"/>
        </w:rPr>
        <w:t xml:space="preserve"> Fica a critério da CONTRATADA definir o Terminal a ser utilizado para embarque;</w:t>
      </w:r>
    </w:p>
    <w:p w14:paraId="4EB1B7C1"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12E345D3" w14:textId="5EEF38D1" w:rsidR="003F7BB4" w:rsidRPr="003730DC" w:rsidRDefault="53E95124"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sidRPr="46E76006">
        <w:rPr>
          <w:rFonts w:ascii="Arial" w:hAnsi="Arial" w:cs="Arial"/>
          <w:sz w:val="19"/>
          <w:szCs w:val="19"/>
        </w:rPr>
        <w:t>1.7</w:t>
      </w:r>
      <w:r w:rsidR="7B70EB2B" w:rsidRPr="46E76006">
        <w:rPr>
          <w:rFonts w:ascii="Arial" w:hAnsi="Arial" w:cs="Arial"/>
          <w:sz w:val="19"/>
          <w:szCs w:val="19"/>
        </w:rPr>
        <w:t>.7</w:t>
      </w:r>
      <w:r w:rsidR="002875C4" w:rsidRPr="46E76006">
        <w:rPr>
          <w:rFonts w:ascii="Arial" w:hAnsi="Arial" w:cs="Arial"/>
          <w:sz w:val="19"/>
          <w:szCs w:val="19"/>
        </w:rPr>
        <w:t>.</w:t>
      </w:r>
      <w:r w:rsidR="7B70EB2B" w:rsidRPr="46E76006">
        <w:rPr>
          <w:rFonts w:ascii="Arial" w:hAnsi="Arial" w:cs="Arial"/>
          <w:sz w:val="19"/>
          <w:szCs w:val="19"/>
        </w:rPr>
        <w:t xml:space="preserve"> O exportador é o responsável pela emissão dos documentos de exportação. A CONTRATADA deverá obter do exportador os documentos que irão instruir a declaração de importação no Brasil, a saber: Fatura comercial original, lista de embalagem (“</w:t>
      </w:r>
      <w:proofErr w:type="spellStart"/>
      <w:r w:rsidR="7B70EB2B" w:rsidRPr="46E76006">
        <w:rPr>
          <w:rFonts w:ascii="Arial" w:hAnsi="Arial" w:cs="Arial"/>
          <w:sz w:val="19"/>
          <w:szCs w:val="19"/>
        </w:rPr>
        <w:t>packing</w:t>
      </w:r>
      <w:proofErr w:type="spellEnd"/>
      <w:r w:rsidR="7B70EB2B" w:rsidRPr="46E76006">
        <w:rPr>
          <w:rFonts w:ascii="Arial" w:hAnsi="Arial" w:cs="Arial"/>
          <w:sz w:val="19"/>
          <w:szCs w:val="19"/>
        </w:rPr>
        <w:t xml:space="preserve"> </w:t>
      </w:r>
      <w:proofErr w:type="spellStart"/>
      <w:r w:rsidR="7B70EB2B" w:rsidRPr="46E76006">
        <w:rPr>
          <w:rFonts w:ascii="Arial" w:hAnsi="Arial" w:cs="Arial"/>
          <w:sz w:val="19"/>
          <w:szCs w:val="19"/>
        </w:rPr>
        <w:t>list</w:t>
      </w:r>
      <w:proofErr w:type="spellEnd"/>
      <w:r w:rsidR="7B70EB2B" w:rsidRPr="46E76006">
        <w:rPr>
          <w:rFonts w:ascii="Arial" w:hAnsi="Arial" w:cs="Arial"/>
          <w:sz w:val="19"/>
          <w:szCs w:val="19"/>
        </w:rPr>
        <w:t xml:space="preserve">”), certificado de origem (se aplicável), e outros que se fizerem necessários, em observância aos prazos contratuais, à legislação do país de origem, ao </w:t>
      </w:r>
      <w:r w:rsidR="7B70EB2B" w:rsidRPr="46E76006">
        <w:rPr>
          <w:rFonts w:ascii="Arial" w:hAnsi="Arial" w:cs="Arial"/>
          <w:sz w:val="19"/>
          <w:szCs w:val="19"/>
        </w:rPr>
        <w:lastRenderedPageBreak/>
        <w:t>Regulamento Aduaneiro e às orientações da SENAI. A CONTRATADA deverá mantê-lo informado a respeito dos serviços executados e das datas associadas aos transportes objeto deste instrumento;</w:t>
      </w:r>
    </w:p>
    <w:p w14:paraId="33FA79E8"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2B239359" w14:textId="7EF6331D" w:rsidR="003F7BB4" w:rsidRPr="00A13D17" w:rsidRDefault="63796B76"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sidRPr="46E76006">
        <w:rPr>
          <w:rFonts w:ascii="Arial" w:hAnsi="Arial" w:cs="Arial"/>
          <w:sz w:val="19"/>
          <w:szCs w:val="19"/>
        </w:rPr>
        <w:t>1.7</w:t>
      </w:r>
      <w:r w:rsidR="7B70EB2B" w:rsidRPr="46E76006">
        <w:rPr>
          <w:rFonts w:ascii="Arial" w:hAnsi="Arial" w:cs="Arial"/>
          <w:sz w:val="19"/>
          <w:szCs w:val="19"/>
        </w:rPr>
        <w:t>.8</w:t>
      </w:r>
      <w:r w:rsidR="7B23D3D7" w:rsidRPr="46E76006">
        <w:rPr>
          <w:rFonts w:ascii="Arial" w:hAnsi="Arial" w:cs="Arial"/>
          <w:sz w:val="19"/>
          <w:szCs w:val="19"/>
        </w:rPr>
        <w:t>.</w:t>
      </w:r>
      <w:r w:rsidR="7B70EB2B" w:rsidRPr="46E76006">
        <w:rPr>
          <w:rFonts w:ascii="Arial" w:hAnsi="Arial" w:cs="Arial"/>
          <w:sz w:val="19"/>
          <w:szCs w:val="19"/>
        </w:rPr>
        <w:t xml:space="preserve"> Todos os custos, taxas, licenças a partir da entrega das cargas pelo exportador são de responsabilidade da CONTRATADA;</w:t>
      </w:r>
    </w:p>
    <w:p w14:paraId="0ED87D8D"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225530E3" w14:textId="1B3463A9" w:rsidR="003F7BB4" w:rsidRPr="003730DC" w:rsidRDefault="29DAFA4F"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sidRPr="46E76006">
        <w:rPr>
          <w:rFonts w:ascii="Arial" w:hAnsi="Arial" w:cs="Arial"/>
          <w:color w:val="000000" w:themeColor="text1"/>
          <w:sz w:val="19"/>
          <w:szCs w:val="19"/>
        </w:rPr>
        <w:t>1.7</w:t>
      </w:r>
      <w:r w:rsidR="7B70EB2B" w:rsidRPr="46E76006">
        <w:rPr>
          <w:rFonts w:ascii="Arial" w:hAnsi="Arial" w:cs="Arial"/>
          <w:color w:val="000000" w:themeColor="text1"/>
          <w:sz w:val="19"/>
          <w:szCs w:val="19"/>
        </w:rPr>
        <w:t>.9</w:t>
      </w:r>
      <w:r w:rsidR="7B23D3D7" w:rsidRPr="46E76006">
        <w:rPr>
          <w:rFonts w:ascii="Arial" w:hAnsi="Arial" w:cs="Arial"/>
          <w:color w:val="000000" w:themeColor="text1"/>
          <w:sz w:val="19"/>
          <w:szCs w:val="19"/>
        </w:rPr>
        <w:t>.</w:t>
      </w:r>
      <w:r w:rsidR="7B70EB2B" w:rsidRPr="46E76006">
        <w:rPr>
          <w:rFonts w:ascii="Arial" w:hAnsi="Arial" w:cs="Arial"/>
          <w:color w:val="000000" w:themeColor="text1"/>
          <w:sz w:val="19"/>
          <w:szCs w:val="19"/>
        </w:rPr>
        <w:t xml:space="preserve"> </w:t>
      </w:r>
      <w:r w:rsidR="7B70EB2B" w:rsidRPr="46E76006">
        <w:rPr>
          <w:rFonts w:ascii="Arial" w:hAnsi="Arial" w:cs="Arial"/>
          <w:sz w:val="19"/>
          <w:szCs w:val="19"/>
        </w:rPr>
        <w:t xml:space="preserve">Todos os custos, taxas, coleta, licenças, desembaraço na origem, impostos, </w:t>
      </w:r>
      <w:proofErr w:type="spellStart"/>
      <w:r w:rsidR="7B70EB2B" w:rsidRPr="46E76006">
        <w:rPr>
          <w:rFonts w:ascii="Arial" w:hAnsi="Arial" w:cs="Arial"/>
          <w:sz w:val="19"/>
          <w:szCs w:val="19"/>
        </w:rPr>
        <w:t>survey</w:t>
      </w:r>
      <w:proofErr w:type="spellEnd"/>
      <w:r w:rsidR="7B70EB2B" w:rsidRPr="46E76006">
        <w:rPr>
          <w:rFonts w:ascii="Arial" w:hAnsi="Arial" w:cs="Arial"/>
          <w:sz w:val="19"/>
          <w:szCs w:val="19"/>
        </w:rPr>
        <w:t xml:space="preserve"> </w:t>
      </w:r>
      <w:proofErr w:type="spellStart"/>
      <w:r w:rsidR="7B70EB2B" w:rsidRPr="46E76006">
        <w:rPr>
          <w:rFonts w:ascii="Arial" w:hAnsi="Arial" w:cs="Arial"/>
          <w:sz w:val="19"/>
          <w:szCs w:val="19"/>
        </w:rPr>
        <w:t>report</w:t>
      </w:r>
      <w:proofErr w:type="spellEnd"/>
      <w:r w:rsidR="7B70EB2B" w:rsidRPr="46E76006">
        <w:rPr>
          <w:rFonts w:ascii="Arial" w:hAnsi="Arial" w:cs="Arial"/>
          <w:sz w:val="19"/>
          <w:szCs w:val="19"/>
        </w:rPr>
        <w:t xml:space="preserve"> junto a certificadora, fotos, </w:t>
      </w:r>
      <w:proofErr w:type="spellStart"/>
      <w:r w:rsidR="7B70EB2B" w:rsidRPr="46E76006">
        <w:rPr>
          <w:rFonts w:ascii="Arial" w:hAnsi="Arial" w:cs="Arial"/>
          <w:sz w:val="19"/>
          <w:szCs w:val="19"/>
        </w:rPr>
        <w:t>duties</w:t>
      </w:r>
      <w:proofErr w:type="spellEnd"/>
      <w:r w:rsidR="7B70EB2B" w:rsidRPr="46E76006">
        <w:rPr>
          <w:rFonts w:ascii="Arial" w:hAnsi="Arial" w:cs="Arial"/>
          <w:sz w:val="19"/>
          <w:szCs w:val="19"/>
        </w:rPr>
        <w:t>, manuseio da carga, amarração e o que mais for para o acondicionamento da carga na aeronave são de responsabilidade da CONTRATADA;</w:t>
      </w:r>
    </w:p>
    <w:p w14:paraId="394143D1"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17D36A1E" w14:textId="4B934CA0" w:rsidR="003F7BB4" w:rsidRPr="003730DC" w:rsidRDefault="6A5EB3F3"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sidRPr="46E76006">
        <w:rPr>
          <w:rFonts w:ascii="Arial" w:hAnsi="Arial" w:cs="Arial"/>
          <w:sz w:val="19"/>
          <w:szCs w:val="19"/>
        </w:rPr>
        <w:t>1.7</w:t>
      </w:r>
      <w:r w:rsidR="7B70EB2B" w:rsidRPr="46E76006">
        <w:rPr>
          <w:rFonts w:ascii="Arial" w:hAnsi="Arial" w:cs="Arial"/>
          <w:sz w:val="19"/>
          <w:szCs w:val="19"/>
        </w:rPr>
        <w:t>.10</w:t>
      </w:r>
      <w:r w:rsidR="5AA0B219" w:rsidRPr="46E76006">
        <w:rPr>
          <w:rFonts w:ascii="Arial" w:hAnsi="Arial" w:cs="Arial"/>
          <w:sz w:val="19"/>
          <w:szCs w:val="19"/>
        </w:rPr>
        <w:t>.</w:t>
      </w:r>
      <w:r w:rsidR="7B70EB2B" w:rsidRPr="46E76006">
        <w:rPr>
          <w:rFonts w:ascii="Arial" w:hAnsi="Arial" w:cs="Arial"/>
          <w:sz w:val="19"/>
          <w:szCs w:val="19"/>
        </w:rPr>
        <w:t xml:space="preserve"> A CONTRATADA é responsável por todos os custos envolvendo içamento, movimentação, carregamento, arrumação, e o que mais necessário se fizer no terminal, na Aeronave;</w:t>
      </w:r>
    </w:p>
    <w:p w14:paraId="249AB56D"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5E2ED6BC" w14:textId="7A046D50" w:rsidR="003F7BB4" w:rsidRPr="003730DC" w:rsidRDefault="244AC3F9"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sidRPr="46E76006">
        <w:rPr>
          <w:rFonts w:ascii="Arial" w:hAnsi="Arial" w:cs="Arial"/>
          <w:sz w:val="19"/>
          <w:szCs w:val="19"/>
        </w:rPr>
        <w:t>1.7</w:t>
      </w:r>
      <w:r w:rsidR="7B70EB2B" w:rsidRPr="46E76006">
        <w:rPr>
          <w:rFonts w:ascii="Arial" w:hAnsi="Arial" w:cs="Arial"/>
          <w:sz w:val="19"/>
          <w:szCs w:val="19"/>
        </w:rPr>
        <w:t>.11</w:t>
      </w:r>
      <w:r w:rsidR="35FDC74D" w:rsidRPr="46E76006">
        <w:rPr>
          <w:rFonts w:ascii="Arial" w:hAnsi="Arial" w:cs="Arial"/>
          <w:sz w:val="19"/>
          <w:szCs w:val="19"/>
        </w:rPr>
        <w:t>.</w:t>
      </w:r>
      <w:r w:rsidR="7B70EB2B" w:rsidRPr="46E76006">
        <w:rPr>
          <w:rFonts w:ascii="Arial" w:hAnsi="Arial" w:cs="Arial"/>
          <w:sz w:val="19"/>
          <w:szCs w:val="19"/>
        </w:rPr>
        <w:t xml:space="preserve"> Todos os custos, taxas, licenças e formalidades, </w:t>
      </w:r>
      <w:r w:rsidR="1EB7BEA9" w:rsidRPr="46E76006">
        <w:rPr>
          <w:rFonts w:ascii="Arial" w:hAnsi="Arial" w:cs="Arial"/>
          <w:sz w:val="19"/>
          <w:szCs w:val="19"/>
        </w:rPr>
        <w:t>independentemente</w:t>
      </w:r>
      <w:r w:rsidR="7B70EB2B" w:rsidRPr="46E76006">
        <w:rPr>
          <w:rFonts w:ascii="Arial" w:hAnsi="Arial" w:cs="Arial"/>
          <w:sz w:val="19"/>
          <w:szCs w:val="19"/>
        </w:rPr>
        <w:t xml:space="preserve"> do tipo de embarque, envolvendo a(s) autoridade(s) aeroportuária(s) na origem são responsabilidade da CONTRATADA;</w:t>
      </w:r>
    </w:p>
    <w:p w14:paraId="45F0D6B8"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436A2450" w14:textId="7BDB98CA" w:rsidR="003F7BB4" w:rsidRPr="003730DC" w:rsidRDefault="72C3BEAF"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sidRPr="46E76006">
        <w:rPr>
          <w:rFonts w:ascii="Arial" w:hAnsi="Arial" w:cs="Arial"/>
          <w:sz w:val="19"/>
          <w:szCs w:val="19"/>
        </w:rPr>
        <w:t>1.7</w:t>
      </w:r>
      <w:r w:rsidR="7B70EB2B" w:rsidRPr="46E76006">
        <w:rPr>
          <w:rFonts w:ascii="Arial" w:hAnsi="Arial" w:cs="Arial"/>
          <w:sz w:val="19"/>
          <w:szCs w:val="19"/>
        </w:rPr>
        <w:t>.12</w:t>
      </w:r>
      <w:r w:rsidR="35FDC74D" w:rsidRPr="46E76006">
        <w:rPr>
          <w:rFonts w:ascii="Arial" w:hAnsi="Arial" w:cs="Arial"/>
          <w:sz w:val="19"/>
          <w:szCs w:val="19"/>
        </w:rPr>
        <w:t>.</w:t>
      </w:r>
      <w:r w:rsidR="7B70EB2B" w:rsidRPr="46E76006">
        <w:rPr>
          <w:rFonts w:ascii="Arial" w:hAnsi="Arial" w:cs="Arial"/>
          <w:sz w:val="19"/>
          <w:szCs w:val="19"/>
        </w:rPr>
        <w:t xml:space="preserve"> A CONTRATADA transportará os equipamentos via aérea do aeroporto de sua preferência e que ache conveniente com seus custos, até o aeroporto </w:t>
      </w:r>
      <w:r w:rsidR="3E9E7E95" w:rsidRPr="46E76006">
        <w:rPr>
          <w:rFonts w:ascii="Arial" w:hAnsi="Arial" w:cs="Arial"/>
          <w:sz w:val="19"/>
          <w:szCs w:val="19"/>
        </w:rPr>
        <w:t>no Brasil</w:t>
      </w:r>
      <w:r w:rsidR="7B70EB2B" w:rsidRPr="46E76006">
        <w:rPr>
          <w:rFonts w:ascii="Arial" w:hAnsi="Arial" w:cs="Arial"/>
          <w:sz w:val="19"/>
          <w:szCs w:val="19"/>
        </w:rPr>
        <w:t>. Toda movimentação de carga dos equipamentos, uso de equipamentos especiais, transporte de cargas especiais, locação de veículos adicionais, agenciamento de transporte multimodal internacional de cargas, será de responsabilidade da CONTRATADA;</w:t>
      </w:r>
    </w:p>
    <w:p w14:paraId="59FFF83D"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4BE31A92" w14:textId="418A0367" w:rsidR="003F7BB4" w:rsidRPr="003730DC" w:rsidRDefault="1577F247"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sidRPr="46E76006">
        <w:rPr>
          <w:rFonts w:ascii="Arial" w:hAnsi="Arial" w:cs="Arial"/>
          <w:sz w:val="19"/>
          <w:szCs w:val="19"/>
        </w:rPr>
        <w:t>1.7</w:t>
      </w:r>
      <w:r w:rsidR="7B70EB2B" w:rsidRPr="46E76006">
        <w:rPr>
          <w:rFonts w:ascii="Arial" w:hAnsi="Arial" w:cs="Arial"/>
          <w:sz w:val="19"/>
          <w:szCs w:val="19"/>
        </w:rPr>
        <w:t>.13</w:t>
      </w:r>
      <w:r w:rsidR="057F3342" w:rsidRPr="46E76006">
        <w:rPr>
          <w:rFonts w:ascii="Arial" w:hAnsi="Arial" w:cs="Arial"/>
          <w:sz w:val="19"/>
          <w:szCs w:val="19"/>
        </w:rPr>
        <w:t>.</w:t>
      </w:r>
      <w:r w:rsidR="7B70EB2B" w:rsidRPr="46E76006">
        <w:rPr>
          <w:rFonts w:ascii="Arial" w:hAnsi="Arial" w:cs="Arial"/>
          <w:sz w:val="19"/>
          <w:szCs w:val="19"/>
        </w:rPr>
        <w:t xml:space="preserve"> A CONTRATADA coletará os equipamentos no </w:t>
      </w:r>
      <w:r w:rsidR="0B153C47" w:rsidRPr="46E76006">
        <w:rPr>
          <w:rFonts w:ascii="Arial" w:hAnsi="Arial" w:cs="Arial"/>
          <w:sz w:val="19"/>
          <w:szCs w:val="19"/>
        </w:rPr>
        <w:t xml:space="preserve">endereço da CONTRATANTE para o </w:t>
      </w:r>
      <w:r w:rsidR="7B70EB2B" w:rsidRPr="46E76006">
        <w:rPr>
          <w:rFonts w:ascii="Arial" w:hAnsi="Arial" w:cs="Arial"/>
          <w:sz w:val="19"/>
          <w:szCs w:val="19"/>
        </w:rPr>
        <w:t xml:space="preserve">Aeroporto Int. Luiz E. Magalhaes e transportará via terrestre até </w:t>
      </w:r>
      <w:r w:rsidR="0B153C47" w:rsidRPr="46E76006">
        <w:rPr>
          <w:rFonts w:ascii="Arial" w:hAnsi="Arial" w:cs="Arial"/>
          <w:sz w:val="19"/>
          <w:szCs w:val="19"/>
        </w:rPr>
        <w:t>o destino</w:t>
      </w:r>
      <w:r w:rsidR="7B70EB2B" w:rsidRPr="46E76006">
        <w:rPr>
          <w:rFonts w:ascii="Arial" w:hAnsi="Arial" w:cs="Arial"/>
          <w:sz w:val="19"/>
          <w:szCs w:val="19"/>
        </w:rPr>
        <w:t>. Toda movimentação de carga das peças, uso de equipamentos especiais, transporte de cargas especiais, locação de veículos adicionais, agenciamento de transporte multimodal internacional de cargas, será de responsabilidade da CONTRATADA;</w:t>
      </w:r>
    </w:p>
    <w:p w14:paraId="627F27C8"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p>
    <w:p w14:paraId="43260E34" w14:textId="5D0896EA" w:rsidR="003F7BB4" w:rsidRPr="003730DC" w:rsidRDefault="2F1B01E9" w:rsidP="005D5ED2">
      <w:pPr>
        <w:tabs>
          <w:tab w:val="clear" w:pos="720"/>
        </w:tabs>
        <w:suppressAutoHyphens w:val="0"/>
        <w:autoSpaceDE w:val="0"/>
        <w:autoSpaceDN w:val="0"/>
        <w:adjustRightInd w:val="0"/>
        <w:spacing w:after="0" w:line="240" w:lineRule="auto"/>
        <w:jc w:val="both"/>
        <w:rPr>
          <w:rFonts w:ascii="Arial" w:hAnsi="Arial" w:cs="Arial"/>
          <w:sz w:val="19"/>
          <w:szCs w:val="19"/>
        </w:rPr>
      </w:pPr>
      <w:r w:rsidRPr="46E76006">
        <w:rPr>
          <w:rFonts w:ascii="Arial" w:hAnsi="Arial" w:cs="Arial"/>
          <w:color w:val="000000" w:themeColor="text1"/>
          <w:sz w:val="19"/>
          <w:szCs w:val="19"/>
        </w:rPr>
        <w:t>1.7</w:t>
      </w:r>
      <w:r w:rsidR="7B70EB2B" w:rsidRPr="46E76006">
        <w:rPr>
          <w:rFonts w:ascii="Arial" w:hAnsi="Arial" w:cs="Arial"/>
          <w:color w:val="000000" w:themeColor="text1"/>
          <w:sz w:val="19"/>
          <w:szCs w:val="19"/>
        </w:rPr>
        <w:t>.14</w:t>
      </w:r>
      <w:r w:rsidR="057F3342" w:rsidRPr="46E76006">
        <w:rPr>
          <w:rFonts w:ascii="Arial" w:hAnsi="Arial" w:cs="Arial"/>
          <w:color w:val="000000" w:themeColor="text1"/>
          <w:sz w:val="19"/>
          <w:szCs w:val="19"/>
        </w:rPr>
        <w:t>.</w:t>
      </w:r>
      <w:r w:rsidR="7B70EB2B" w:rsidRPr="46E76006">
        <w:rPr>
          <w:rFonts w:ascii="Arial" w:hAnsi="Arial" w:cs="Arial"/>
          <w:color w:val="000000" w:themeColor="text1"/>
          <w:sz w:val="19"/>
          <w:szCs w:val="19"/>
        </w:rPr>
        <w:t xml:space="preserve"> </w:t>
      </w:r>
      <w:r w:rsidR="7B70EB2B" w:rsidRPr="46E76006">
        <w:rPr>
          <w:rFonts w:ascii="Arial" w:hAnsi="Arial" w:cs="Arial"/>
          <w:sz w:val="19"/>
          <w:szCs w:val="19"/>
        </w:rPr>
        <w:t xml:space="preserve">Todos os custos, taxas, licenças e formalidades, envolvendo o frete internacional e operações no interior </w:t>
      </w:r>
      <w:r w:rsidR="0B153C47" w:rsidRPr="46E76006">
        <w:rPr>
          <w:rFonts w:ascii="Arial" w:hAnsi="Arial" w:cs="Arial"/>
          <w:sz w:val="19"/>
          <w:szCs w:val="19"/>
        </w:rPr>
        <w:t>da aeronave</w:t>
      </w:r>
      <w:r w:rsidR="7B70EB2B" w:rsidRPr="46E76006">
        <w:rPr>
          <w:rFonts w:ascii="Arial" w:hAnsi="Arial" w:cs="Arial"/>
          <w:sz w:val="19"/>
          <w:szCs w:val="19"/>
        </w:rPr>
        <w:t>, são de responsabilidades da CONTRATADA;</w:t>
      </w:r>
    </w:p>
    <w:p w14:paraId="25FBC5F9" w14:textId="77777777" w:rsidR="003F7BB4" w:rsidRPr="003730DC" w:rsidRDefault="003F7BB4" w:rsidP="005D5ED2">
      <w:pPr>
        <w:tabs>
          <w:tab w:val="clear" w:pos="720"/>
        </w:tabs>
        <w:suppressAutoHyphens w:val="0"/>
        <w:autoSpaceDE w:val="0"/>
        <w:autoSpaceDN w:val="0"/>
        <w:adjustRightInd w:val="0"/>
        <w:spacing w:after="0" w:line="240" w:lineRule="auto"/>
        <w:jc w:val="both"/>
        <w:rPr>
          <w:rFonts w:ascii="Arial" w:hAnsi="Arial" w:cs="Arial"/>
          <w:sz w:val="19"/>
          <w:szCs w:val="19"/>
        </w:rPr>
      </w:pPr>
    </w:p>
    <w:p w14:paraId="46E69635" w14:textId="5FB5DB32" w:rsidR="003F7BB4" w:rsidRPr="003730DC" w:rsidRDefault="16FB2DFB" w:rsidP="003F7BB4">
      <w:pPr>
        <w:tabs>
          <w:tab w:val="left" w:pos="7123"/>
        </w:tabs>
        <w:spacing w:after="0" w:line="240" w:lineRule="auto"/>
        <w:jc w:val="both"/>
        <w:rPr>
          <w:rFonts w:ascii="Arial" w:hAnsi="Arial" w:cs="Arial"/>
          <w:sz w:val="19"/>
          <w:szCs w:val="19"/>
        </w:rPr>
      </w:pPr>
      <w:r w:rsidRPr="46E76006">
        <w:rPr>
          <w:rFonts w:ascii="Arial" w:hAnsi="Arial" w:cs="Arial"/>
          <w:sz w:val="19"/>
          <w:szCs w:val="19"/>
        </w:rPr>
        <w:t>1.7</w:t>
      </w:r>
      <w:r w:rsidR="7B70EB2B" w:rsidRPr="46E76006">
        <w:rPr>
          <w:rFonts w:ascii="Arial" w:hAnsi="Arial" w:cs="Arial"/>
          <w:sz w:val="19"/>
          <w:szCs w:val="19"/>
        </w:rPr>
        <w:t>.15</w:t>
      </w:r>
      <w:r w:rsidR="724FDC7A" w:rsidRPr="46E76006">
        <w:rPr>
          <w:rFonts w:ascii="Arial" w:hAnsi="Arial" w:cs="Arial"/>
          <w:sz w:val="19"/>
          <w:szCs w:val="19"/>
        </w:rPr>
        <w:t>.</w:t>
      </w:r>
      <w:r w:rsidR="7B70EB2B" w:rsidRPr="46E76006">
        <w:rPr>
          <w:rFonts w:ascii="Arial" w:hAnsi="Arial" w:cs="Arial"/>
          <w:sz w:val="19"/>
          <w:szCs w:val="19"/>
        </w:rPr>
        <w:t xml:space="preserve"> Todo procedimento de manuseio e carregamento dos equipamentos deverá estar em concordância com o procedimento do exportador e autoridades competentes. A falta de qualquer material especificado poderá acarretar a paralisação do(s) embarque(s) ou desembarque(s) dos itens, a pedido do SENAI ou seu representante designado, cabendo a CONTRATADA providenciar o material necessário à continuidade dos serviços;</w:t>
      </w:r>
    </w:p>
    <w:p w14:paraId="171D444D" w14:textId="77777777" w:rsidR="003F7BB4" w:rsidRPr="003730DC" w:rsidRDefault="003F7BB4" w:rsidP="003F7BB4">
      <w:pPr>
        <w:tabs>
          <w:tab w:val="left" w:pos="7123"/>
        </w:tabs>
        <w:spacing w:after="0" w:line="240" w:lineRule="auto"/>
        <w:ind w:left="360"/>
        <w:jc w:val="both"/>
        <w:rPr>
          <w:rFonts w:ascii="Arial" w:hAnsi="Arial" w:cs="Arial"/>
          <w:sz w:val="19"/>
          <w:szCs w:val="19"/>
        </w:rPr>
      </w:pPr>
    </w:p>
    <w:p w14:paraId="58D1F7AB" w14:textId="342B720F" w:rsidR="003F7BB4" w:rsidRPr="003730DC" w:rsidRDefault="77AB8062" w:rsidP="003F7BB4">
      <w:pPr>
        <w:tabs>
          <w:tab w:val="left" w:pos="7123"/>
        </w:tabs>
        <w:spacing w:after="0" w:line="240" w:lineRule="auto"/>
        <w:jc w:val="both"/>
        <w:rPr>
          <w:rFonts w:ascii="Arial" w:hAnsi="Arial" w:cs="Arial"/>
          <w:sz w:val="19"/>
          <w:szCs w:val="19"/>
        </w:rPr>
      </w:pPr>
      <w:r w:rsidRPr="46E76006">
        <w:rPr>
          <w:rFonts w:ascii="Arial" w:hAnsi="Arial" w:cs="Arial"/>
          <w:sz w:val="19"/>
          <w:szCs w:val="19"/>
        </w:rPr>
        <w:t>1.7</w:t>
      </w:r>
      <w:r w:rsidR="7B70EB2B" w:rsidRPr="46E76006">
        <w:rPr>
          <w:rFonts w:ascii="Arial" w:hAnsi="Arial" w:cs="Arial"/>
          <w:sz w:val="19"/>
          <w:szCs w:val="19"/>
        </w:rPr>
        <w:t>.16</w:t>
      </w:r>
      <w:r w:rsidR="2718C626" w:rsidRPr="46E76006">
        <w:rPr>
          <w:rFonts w:ascii="Arial" w:hAnsi="Arial" w:cs="Arial"/>
          <w:sz w:val="19"/>
          <w:szCs w:val="19"/>
        </w:rPr>
        <w:t>.</w:t>
      </w:r>
      <w:r w:rsidR="7B70EB2B" w:rsidRPr="46E76006">
        <w:rPr>
          <w:rFonts w:ascii="Arial" w:hAnsi="Arial" w:cs="Arial"/>
          <w:sz w:val="19"/>
          <w:szCs w:val="19"/>
        </w:rPr>
        <w:t xml:space="preserve"> Providenciar a etiquetagem dos volumes a serem transportados e demais requerimentos exigidos pela companhia aérea;</w:t>
      </w:r>
    </w:p>
    <w:p w14:paraId="0A172FB8" w14:textId="77777777" w:rsidR="003F7BB4" w:rsidRPr="003730DC" w:rsidRDefault="003F7BB4" w:rsidP="003F7BB4">
      <w:pPr>
        <w:tabs>
          <w:tab w:val="left" w:pos="7123"/>
        </w:tabs>
        <w:spacing w:after="0" w:line="240" w:lineRule="auto"/>
        <w:ind w:left="360"/>
        <w:jc w:val="both"/>
        <w:rPr>
          <w:rFonts w:ascii="Arial" w:hAnsi="Arial" w:cs="Arial"/>
          <w:sz w:val="19"/>
          <w:szCs w:val="19"/>
        </w:rPr>
      </w:pPr>
    </w:p>
    <w:p w14:paraId="368E5C18" w14:textId="1C256542" w:rsidR="003F7BB4" w:rsidRPr="003730DC" w:rsidRDefault="43B485AC" w:rsidP="003F7BB4">
      <w:pPr>
        <w:tabs>
          <w:tab w:val="left" w:pos="7123"/>
        </w:tabs>
        <w:spacing w:after="0" w:line="240" w:lineRule="auto"/>
        <w:jc w:val="both"/>
        <w:rPr>
          <w:rFonts w:ascii="Arial" w:hAnsi="Arial" w:cs="Arial"/>
          <w:sz w:val="19"/>
          <w:szCs w:val="19"/>
        </w:rPr>
      </w:pPr>
      <w:r w:rsidRPr="46E76006">
        <w:rPr>
          <w:rFonts w:ascii="Arial" w:hAnsi="Arial" w:cs="Arial"/>
          <w:sz w:val="19"/>
          <w:szCs w:val="19"/>
        </w:rPr>
        <w:t>1.7</w:t>
      </w:r>
      <w:r w:rsidR="7B70EB2B" w:rsidRPr="46E76006">
        <w:rPr>
          <w:rFonts w:ascii="Arial" w:hAnsi="Arial" w:cs="Arial"/>
          <w:sz w:val="19"/>
          <w:szCs w:val="19"/>
        </w:rPr>
        <w:t>.17</w:t>
      </w:r>
      <w:r w:rsidR="2718C626" w:rsidRPr="46E76006">
        <w:rPr>
          <w:rFonts w:ascii="Arial" w:hAnsi="Arial" w:cs="Arial"/>
          <w:sz w:val="19"/>
          <w:szCs w:val="19"/>
        </w:rPr>
        <w:t>.</w:t>
      </w:r>
      <w:r w:rsidR="7B70EB2B" w:rsidRPr="46E76006">
        <w:rPr>
          <w:rFonts w:ascii="Arial" w:hAnsi="Arial" w:cs="Arial"/>
          <w:sz w:val="19"/>
          <w:szCs w:val="19"/>
        </w:rPr>
        <w:t xml:space="preserve"> O conhecimento de transporte (AWB) da carga deverá ser emitido em conformidade com o item 1 deste Anexo, em concordância com a legislação vigente, eventuais instruções do SENAI e demais documentos do Exportador.</w:t>
      </w:r>
    </w:p>
    <w:p w14:paraId="0E6FCBAE" w14:textId="77777777" w:rsidR="003F7BB4" w:rsidRPr="003730DC" w:rsidRDefault="003F7BB4" w:rsidP="003F7BB4">
      <w:pPr>
        <w:tabs>
          <w:tab w:val="left" w:pos="7123"/>
        </w:tabs>
        <w:spacing w:after="0" w:line="240" w:lineRule="auto"/>
        <w:ind w:left="360"/>
        <w:jc w:val="both"/>
        <w:rPr>
          <w:rFonts w:ascii="Arial" w:hAnsi="Arial" w:cs="Arial"/>
          <w:sz w:val="19"/>
          <w:szCs w:val="19"/>
        </w:rPr>
      </w:pPr>
    </w:p>
    <w:p w14:paraId="71E58635" w14:textId="10DBED46" w:rsidR="003F7BB4" w:rsidRPr="003730DC" w:rsidRDefault="6EEF75EF" w:rsidP="003F7BB4">
      <w:pPr>
        <w:tabs>
          <w:tab w:val="left" w:pos="7123"/>
        </w:tabs>
        <w:spacing w:after="0" w:line="240" w:lineRule="auto"/>
        <w:jc w:val="both"/>
        <w:rPr>
          <w:rFonts w:ascii="Arial" w:hAnsi="Arial" w:cs="Arial"/>
          <w:sz w:val="19"/>
          <w:szCs w:val="19"/>
        </w:rPr>
      </w:pPr>
      <w:r w:rsidRPr="46E76006">
        <w:rPr>
          <w:rFonts w:ascii="Arial" w:hAnsi="Arial" w:cs="Arial"/>
          <w:sz w:val="19"/>
          <w:szCs w:val="19"/>
        </w:rPr>
        <w:t>1.7</w:t>
      </w:r>
      <w:r w:rsidR="7B70EB2B" w:rsidRPr="46E76006">
        <w:rPr>
          <w:rFonts w:ascii="Arial" w:hAnsi="Arial" w:cs="Arial"/>
          <w:sz w:val="19"/>
          <w:szCs w:val="19"/>
        </w:rPr>
        <w:t>.18</w:t>
      </w:r>
      <w:r w:rsidR="67ACAF77" w:rsidRPr="46E76006">
        <w:rPr>
          <w:rFonts w:ascii="Arial" w:hAnsi="Arial" w:cs="Arial"/>
          <w:sz w:val="19"/>
          <w:szCs w:val="19"/>
        </w:rPr>
        <w:t>.</w:t>
      </w:r>
      <w:r w:rsidR="7B70EB2B" w:rsidRPr="46E76006">
        <w:rPr>
          <w:rFonts w:ascii="Arial" w:hAnsi="Arial" w:cs="Arial"/>
          <w:sz w:val="19"/>
          <w:szCs w:val="19"/>
        </w:rPr>
        <w:t xml:space="preserve"> Entregar ao fornecedor a via do original número 3 (for </w:t>
      </w:r>
      <w:proofErr w:type="spellStart"/>
      <w:r w:rsidR="7B70EB2B" w:rsidRPr="46E76006">
        <w:rPr>
          <w:rFonts w:ascii="Arial" w:hAnsi="Arial" w:cs="Arial"/>
          <w:sz w:val="19"/>
          <w:szCs w:val="19"/>
        </w:rPr>
        <w:t>shipper</w:t>
      </w:r>
      <w:proofErr w:type="spellEnd"/>
      <w:r w:rsidR="7B70EB2B" w:rsidRPr="46E76006">
        <w:rPr>
          <w:rFonts w:ascii="Arial" w:hAnsi="Arial" w:cs="Arial"/>
          <w:sz w:val="19"/>
          <w:szCs w:val="19"/>
        </w:rPr>
        <w:t>) do AWB, em até 48 horas (quarenta e oito horas) após o embarque da carga;</w:t>
      </w:r>
    </w:p>
    <w:p w14:paraId="0D5AA1B5" w14:textId="77777777" w:rsidR="003F7BB4" w:rsidRPr="003730DC" w:rsidRDefault="003F7BB4" w:rsidP="003F7BB4">
      <w:pPr>
        <w:tabs>
          <w:tab w:val="left" w:pos="7123"/>
        </w:tabs>
        <w:spacing w:after="0" w:line="240" w:lineRule="auto"/>
        <w:ind w:left="360"/>
        <w:jc w:val="both"/>
        <w:rPr>
          <w:rFonts w:ascii="Arial" w:hAnsi="Arial" w:cs="Arial"/>
          <w:sz w:val="19"/>
          <w:szCs w:val="19"/>
        </w:rPr>
      </w:pPr>
    </w:p>
    <w:p w14:paraId="68FA595E" w14:textId="4B2F16EE" w:rsidR="003F7BB4" w:rsidRPr="003730DC" w:rsidRDefault="21B36A4A" w:rsidP="003F7BB4">
      <w:pPr>
        <w:tabs>
          <w:tab w:val="left" w:pos="7123"/>
        </w:tabs>
        <w:spacing w:after="0" w:line="240" w:lineRule="auto"/>
        <w:jc w:val="both"/>
        <w:rPr>
          <w:rFonts w:ascii="Arial" w:hAnsi="Arial" w:cs="Arial"/>
          <w:sz w:val="19"/>
          <w:szCs w:val="19"/>
        </w:rPr>
      </w:pPr>
      <w:r w:rsidRPr="46E76006">
        <w:rPr>
          <w:rFonts w:ascii="Arial" w:hAnsi="Arial" w:cs="Arial"/>
          <w:sz w:val="19"/>
          <w:szCs w:val="19"/>
        </w:rPr>
        <w:t>1.7</w:t>
      </w:r>
      <w:r w:rsidR="7B70EB2B" w:rsidRPr="46E76006">
        <w:rPr>
          <w:rFonts w:ascii="Arial" w:hAnsi="Arial" w:cs="Arial"/>
          <w:sz w:val="19"/>
          <w:szCs w:val="19"/>
        </w:rPr>
        <w:t>.19</w:t>
      </w:r>
      <w:r w:rsidR="71AB787A" w:rsidRPr="46E76006">
        <w:rPr>
          <w:rFonts w:ascii="Arial" w:hAnsi="Arial" w:cs="Arial"/>
          <w:sz w:val="19"/>
          <w:szCs w:val="19"/>
        </w:rPr>
        <w:t>.</w:t>
      </w:r>
      <w:r w:rsidR="7B70EB2B" w:rsidRPr="46E76006">
        <w:rPr>
          <w:rFonts w:ascii="Arial" w:hAnsi="Arial" w:cs="Arial"/>
          <w:sz w:val="19"/>
          <w:szCs w:val="19"/>
        </w:rPr>
        <w:t xml:space="preserve"> A CONTRATADA deverá proceder com a emissão de um AWB por item das informações gerais;</w:t>
      </w:r>
    </w:p>
    <w:p w14:paraId="67436953" w14:textId="77777777" w:rsidR="003F7BB4" w:rsidRPr="003730DC" w:rsidRDefault="003F7BB4" w:rsidP="003F7BB4">
      <w:pPr>
        <w:tabs>
          <w:tab w:val="left" w:pos="7123"/>
        </w:tabs>
        <w:spacing w:after="0" w:line="240" w:lineRule="auto"/>
        <w:ind w:left="360"/>
        <w:jc w:val="both"/>
        <w:rPr>
          <w:rFonts w:ascii="Arial" w:hAnsi="Arial" w:cs="Arial"/>
          <w:sz w:val="19"/>
          <w:szCs w:val="19"/>
        </w:rPr>
      </w:pPr>
    </w:p>
    <w:p w14:paraId="202C90DC" w14:textId="3EE35314" w:rsidR="003F7BB4" w:rsidRPr="003730DC" w:rsidRDefault="0F037974" w:rsidP="003F7BB4">
      <w:pPr>
        <w:tabs>
          <w:tab w:val="left" w:pos="7123"/>
        </w:tabs>
        <w:spacing w:after="0" w:line="240" w:lineRule="auto"/>
        <w:jc w:val="both"/>
        <w:rPr>
          <w:rFonts w:ascii="Arial" w:hAnsi="Arial" w:cs="Arial"/>
          <w:sz w:val="19"/>
          <w:szCs w:val="19"/>
        </w:rPr>
      </w:pPr>
      <w:r w:rsidRPr="46E76006">
        <w:rPr>
          <w:rFonts w:ascii="Arial" w:hAnsi="Arial" w:cs="Arial"/>
          <w:sz w:val="19"/>
          <w:szCs w:val="19"/>
        </w:rPr>
        <w:t>1.7</w:t>
      </w:r>
      <w:r w:rsidR="7B70EB2B" w:rsidRPr="46E76006">
        <w:rPr>
          <w:rFonts w:ascii="Arial" w:hAnsi="Arial" w:cs="Arial"/>
          <w:sz w:val="19"/>
          <w:szCs w:val="19"/>
        </w:rPr>
        <w:t>.20</w:t>
      </w:r>
      <w:r w:rsidR="1A86B5C9" w:rsidRPr="46E76006">
        <w:rPr>
          <w:rFonts w:ascii="Arial" w:hAnsi="Arial" w:cs="Arial"/>
          <w:sz w:val="19"/>
          <w:szCs w:val="19"/>
        </w:rPr>
        <w:t>.</w:t>
      </w:r>
      <w:r w:rsidR="7B70EB2B" w:rsidRPr="46E76006">
        <w:rPr>
          <w:rFonts w:ascii="Arial" w:hAnsi="Arial" w:cs="Arial"/>
          <w:sz w:val="19"/>
          <w:szCs w:val="19"/>
        </w:rPr>
        <w:t xml:space="preserve"> A CONTRATADA deverá responsabilizar-se pelo transporte, guarda e conservação dos equipamentos objeto deste contrato, bem como, ressarcir integralmente à SENAI por eventuais extravios ou danos ocorridos com os equipamentos no mesmo valor declarado dos bens na INVOICE. Quando houver necessidade de utilizar veículos para auxiliar na prestação desses serviços, a(s) viatura(s) utilizada(s) deverá(</w:t>
      </w:r>
      <w:proofErr w:type="spellStart"/>
      <w:r w:rsidR="7B70EB2B" w:rsidRPr="46E76006">
        <w:rPr>
          <w:rFonts w:ascii="Arial" w:hAnsi="Arial" w:cs="Arial"/>
          <w:sz w:val="19"/>
          <w:szCs w:val="19"/>
        </w:rPr>
        <w:t>ão</w:t>
      </w:r>
      <w:proofErr w:type="spellEnd"/>
      <w:r w:rsidR="7B70EB2B" w:rsidRPr="46E76006">
        <w:rPr>
          <w:rFonts w:ascii="Arial" w:hAnsi="Arial" w:cs="Arial"/>
          <w:sz w:val="19"/>
          <w:szCs w:val="19"/>
        </w:rPr>
        <w:t>) estar em perfeitas condições de uso e conservação;</w:t>
      </w:r>
    </w:p>
    <w:p w14:paraId="68BE1D7D" w14:textId="77777777" w:rsidR="003F7BB4" w:rsidRPr="003730DC" w:rsidRDefault="003F7BB4" w:rsidP="003F7BB4">
      <w:pPr>
        <w:tabs>
          <w:tab w:val="left" w:pos="7123"/>
        </w:tabs>
        <w:spacing w:after="0" w:line="240" w:lineRule="auto"/>
        <w:ind w:left="360"/>
        <w:jc w:val="both"/>
        <w:rPr>
          <w:rFonts w:ascii="Arial" w:hAnsi="Arial" w:cs="Arial"/>
          <w:sz w:val="19"/>
          <w:szCs w:val="19"/>
        </w:rPr>
      </w:pPr>
    </w:p>
    <w:p w14:paraId="607E2EE2" w14:textId="3D1CFF06" w:rsidR="003F7BB4" w:rsidRPr="003730DC" w:rsidRDefault="428F5C11" w:rsidP="003F7BB4">
      <w:pPr>
        <w:tabs>
          <w:tab w:val="left" w:pos="7123"/>
        </w:tabs>
        <w:spacing w:after="0" w:line="240" w:lineRule="auto"/>
        <w:jc w:val="both"/>
        <w:rPr>
          <w:rFonts w:ascii="Arial" w:hAnsi="Arial" w:cs="Arial"/>
          <w:sz w:val="19"/>
          <w:szCs w:val="19"/>
        </w:rPr>
      </w:pPr>
      <w:r w:rsidRPr="46E76006">
        <w:rPr>
          <w:rFonts w:ascii="Arial" w:hAnsi="Arial" w:cs="Arial"/>
          <w:sz w:val="19"/>
          <w:szCs w:val="19"/>
        </w:rPr>
        <w:t>1.7</w:t>
      </w:r>
      <w:r w:rsidR="7B70EB2B" w:rsidRPr="46E76006">
        <w:rPr>
          <w:rFonts w:ascii="Arial" w:hAnsi="Arial" w:cs="Arial"/>
          <w:sz w:val="19"/>
          <w:szCs w:val="19"/>
        </w:rPr>
        <w:t>.21</w:t>
      </w:r>
      <w:r w:rsidR="1A86B5C9" w:rsidRPr="46E76006">
        <w:rPr>
          <w:rFonts w:ascii="Arial" w:hAnsi="Arial" w:cs="Arial"/>
          <w:sz w:val="19"/>
          <w:szCs w:val="19"/>
        </w:rPr>
        <w:t>.</w:t>
      </w:r>
      <w:r w:rsidR="7B70EB2B" w:rsidRPr="46E76006">
        <w:rPr>
          <w:rFonts w:ascii="Arial" w:hAnsi="Arial" w:cs="Arial"/>
          <w:sz w:val="19"/>
          <w:szCs w:val="19"/>
        </w:rPr>
        <w:t xml:space="preserve"> O seguro da carga será de responsabilidade total da CONTRATADA no período de duração do contrato (ressalvado o período em que a carga estiver sobre a responsabilidade do SENAI. Período esse totalmente comprovado por meio de documentos de entrega e recebimento dos equipamentos junto ao SENAI. Em caso de aditivo ao contrato, a responsabilidade pelo seguro da carga permanece com a CONTRATADA;</w:t>
      </w:r>
    </w:p>
    <w:p w14:paraId="63D97236" w14:textId="77777777" w:rsidR="003F7BB4" w:rsidRPr="003730DC" w:rsidRDefault="003F7BB4" w:rsidP="003F7BB4">
      <w:pPr>
        <w:tabs>
          <w:tab w:val="left" w:pos="7123"/>
        </w:tabs>
        <w:spacing w:after="0" w:line="240" w:lineRule="auto"/>
        <w:ind w:left="360"/>
        <w:jc w:val="both"/>
        <w:rPr>
          <w:rFonts w:ascii="Arial" w:hAnsi="Arial" w:cs="Arial"/>
          <w:sz w:val="19"/>
          <w:szCs w:val="19"/>
        </w:rPr>
      </w:pPr>
    </w:p>
    <w:p w14:paraId="27FF60DA" w14:textId="3273D791" w:rsidR="003F7BB4" w:rsidRPr="003730DC" w:rsidRDefault="5E318FA9" w:rsidP="003F7BB4">
      <w:pPr>
        <w:tabs>
          <w:tab w:val="clear" w:pos="720"/>
        </w:tabs>
        <w:suppressAutoHyphens w:val="0"/>
        <w:autoSpaceDE w:val="0"/>
        <w:autoSpaceDN w:val="0"/>
        <w:adjustRightInd w:val="0"/>
        <w:spacing w:after="0" w:line="240" w:lineRule="auto"/>
        <w:jc w:val="both"/>
        <w:rPr>
          <w:rFonts w:ascii="Arial" w:hAnsi="Arial" w:cs="Arial"/>
          <w:color w:val="000000" w:themeColor="text1"/>
          <w:sz w:val="19"/>
          <w:szCs w:val="19"/>
        </w:rPr>
      </w:pPr>
      <w:r w:rsidRPr="46E76006">
        <w:rPr>
          <w:rFonts w:ascii="Arial" w:hAnsi="Arial" w:cs="Arial"/>
          <w:sz w:val="19"/>
          <w:szCs w:val="19"/>
        </w:rPr>
        <w:t>1.7</w:t>
      </w:r>
      <w:r w:rsidR="7B70EB2B" w:rsidRPr="46E76006">
        <w:rPr>
          <w:rFonts w:ascii="Arial" w:hAnsi="Arial" w:cs="Arial"/>
          <w:sz w:val="19"/>
          <w:szCs w:val="19"/>
        </w:rPr>
        <w:t>.22</w:t>
      </w:r>
      <w:r w:rsidR="63132732" w:rsidRPr="46E76006">
        <w:rPr>
          <w:rFonts w:ascii="Arial" w:hAnsi="Arial" w:cs="Arial"/>
          <w:sz w:val="19"/>
          <w:szCs w:val="19"/>
        </w:rPr>
        <w:t>.</w:t>
      </w:r>
      <w:r w:rsidR="7B70EB2B" w:rsidRPr="46E76006">
        <w:rPr>
          <w:rFonts w:ascii="Arial" w:hAnsi="Arial" w:cs="Arial"/>
          <w:sz w:val="19"/>
          <w:szCs w:val="19"/>
        </w:rPr>
        <w:t xml:space="preserve"> A CONTRATADA deverá facilitar a ação da fiscalização, fornecendo informações ou apresentando documentação referente ao contrato e atender prontamente às observações e exigências por ela requerida.</w:t>
      </w:r>
    </w:p>
    <w:p w14:paraId="0B335FDE" w14:textId="0200907D"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6AB3CC39" w14:textId="0EAE851F" w:rsidR="00462B03" w:rsidRDefault="00462B03"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E61D3FC" w14:textId="182A20E0" w:rsidR="008008AF" w:rsidRDefault="29B3597B" w:rsidP="46E76006">
      <w:pPr>
        <w:tabs>
          <w:tab w:val="clear" w:pos="720"/>
        </w:tabs>
        <w:suppressAutoHyphens w:val="0"/>
        <w:autoSpaceDE w:val="0"/>
        <w:autoSpaceDN w:val="0"/>
        <w:adjustRightInd w:val="0"/>
        <w:spacing w:after="0" w:line="240" w:lineRule="auto"/>
        <w:jc w:val="both"/>
        <w:rPr>
          <w:rFonts w:ascii="Arial" w:eastAsiaTheme="minorEastAsia" w:hAnsi="Arial" w:cs="Arial"/>
          <w:b/>
          <w:bCs/>
          <w:color w:val="000000" w:themeColor="text1"/>
          <w:sz w:val="19"/>
          <w:szCs w:val="19"/>
          <w:lang w:eastAsia="pt-BR" w:bidi="ar-SA"/>
        </w:rPr>
      </w:pPr>
      <w:r w:rsidRPr="46E76006">
        <w:rPr>
          <w:rFonts w:ascii="Arial" w:eastAsiaTheme="minorEastAsia" w:hAnsi="Arial" w:cs="Arial"/>
          <w:b/>
          <w:bCs/>
          <w:color w:val="000000" w:themeColor="text1"/>
          <w:sz w:val="19"/>
          <w:szCs w:val="19"/>
          <w:lang w:eastAsia="pt-BR" w:bidi="ar-SA"/>
        </w:rPr>
        <w:t>1.8</w:t>
      </w:r>
      <w:r w:rsidR="008008AF" w:rsidRPr="46E76006">
        <w:rPr>
          <w:rFonts w:ascii="Arial" w:eastAsiaTheme="minorEastAsia" w:hAnsi="Arial" w:cs="Arial"/>
          <w:b/>
          <w:bCs/>
          <w:color w:val="000000" w:themeColor="text1"/>
          <w:sz w:val="19"/>
          <w:szCs w:val="19"/>
          <w:lang w:eastAsia="pt-BR" w:bidi="ar-SA"/>
        </w:rPr>
        <w:t>. Seguro:</w:t>
      </w:r>
    </w:p>
    <w:p w14:paraId="7E7141B1" w14:textId="1B83B86E" w:rsidR="008008AF"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b/>
          <w:color w:val="000000" w:themeColor="text1"/>
          <w:sz w:val="19"/>
          <w:szCs w:val="19"/>
          <w:lang w:eastAsia="pt-BR" w:bidi="ar-SA"/>
        </w:rPr>
      </w:pPr>
    </w:p>
    <w:p w14:paraId="2A635302" w14:textId="52EF137E" w:rsidR="00417226" w:rsidRDefault="3AB97796" w:rsidP="008008AF">
      <w:pPr>
        <w:tabs>
          <w:tab w:val="clear" w:pos="720"/>
        </w:tabs>
        <w:suppressAutoHyphens w:val="0"/>
        <w:autoSpaceDE w:val="0"/>
        <w:autoSpaceDN w:val="0"/>
        <w:adjustRightInd w:val="0"/>
        <w:spacing w:after="0" w:line="240" w:lineRule="auto"/>
        <w:jc w:val="both"/>
        <w:rPr>
          <w:rFonts w:ascii="Arial" w:hAnsi="Arial" w:cs="Arial"/>
          <w:sz w:val="19"/>
          <w:szCs w:val="19"/>
        </w:rPr>
      </w:pPr>
      <w:r w:rsidRPr="46E76006">
        <w:rPr>
          <w:rFonts w:ascii="Arial" w:hAnsi="Arial" w:cs="Arial"/>
          <w:sz w:val="19"/>
          <w:szCs w:val="19"/>
        </w:rPr>
        <w:t>1.8</w:t>
      </w:r>
      <w:r w:rsidR="3DC0A54D" w:rsidRPr="46E76006">
        <w:rPr>
          <w:rFonts w:ascii="Arial" w:hAnsi="Arial" w:cs="Arial"/>
          <w:sz w:val="19"/>
          <w:szCs w:val="19"/>
        </w:rPr>
        <w:t>.1</w:t>
      </w:r>
      <w:r w:rsidR="7F359543" w:rsidRPr="46E76006">
        <w:rPr>
          <w:rFonts w:ascii="Arial" w:hAnsi="Arial" w:cs="Arial"/>
          <w:sz w:val="19"/>
          <w:szCs w:val="19"/>
        </w:rPr>
        <w:t>.</w:t>
      </w:r>
      <w:r w:rsidR="3DC0A54D" w:rsidRPr="46E76006">
        <w:rPr>
          <w:rFonts w:ascii="Arial" w:hAnsi="Arial" w:cs="Arial"/>
          <w:sz w:val="19"/>
          <w:szCs w:val="19"/>
        </w:rPr>
        <w:t xml:space="preserve"> A CONTRATADA deverá realizar a contratação de seguro para transporte internacional e nacional dos </w:t>
      </w:r>
      <w:r w:rsidR="00417226">
        <w:rPr>
          <w:rFonts w:ascii="Arial" w:hAnsi="Arial" w:cs="Arial"/>
          <w:sz w:val="19"/>
          <w:szCs w:val="19"/>
        </w:rPr>
        <w:t>equipamentos conforme informações dos itens a serem exportados neste termo.</w:t>
      </w:r>
    </w:p>
    <w:p w14:paraId="63817293" w14:textId="77864FDE" w:rsidR="14A0EBB0" w:rsidRDefault="14A0EBB0" w:rsidP="14A0EBB0">
      <w:pPr>
        <w:tabs>
          <w:tab w:val="clear" w:pos="720"/>
        </w:tabs>
        <w:spacing w:after="0" w:line="240" w:lineRule="auto"/>
        <w:jc w:val="both"/>
        <w:rPr>
          <w:rFonts w:ascii="Arial" w:hAnsi="Arial" w:cs="Arial"/>
          <w:sz w:val="19"/>
          <w:szCs w:val="19"/>
        </w:rPr>
      </w:pPr>
    </w:p>
    <w:p w14:paraId="27470604" w14:textId="7E692614" w:rsidR="008008AF" w:rsidRPr="008008AF" w:rsidRDefault="1A8D0734" w:rsidP="008008AF">
      <w:pPr>
        <w:tabs>
          <w:tab w:val="clear" w:pos="720"/>
        </w:tabs>
        <w:suppressAutoHyphens w:val="0"/>
        <w:autoSpaceDE w:val="0"/>
        <w:autoSpaceDN w:val="0"/>
        <w:adjustRightInd w:val="0"/>
        <w:spacing w:after="0" w:line="240" w:lineRule="auto"/>
        <w:jc w:val="both"/>
        <w:rPr>
          <w:rFonts w:ascii="Arial" w:hAnsi="Arial" w:cs="Arial"/>
          <w:sz w:val="19"/>
          <w:szCs w:val="19"/>
        </w:rPr>
      </w:pPr>
      <w:r w:rsidRPr="46E76006">
        <w:rPr>
          <w:rFonts w:ascii="Arial" w:hAnsi="Arial" w:cs="Arial"/>
          <w:sz w:val="19"/>
          <w:szCs w:val="19"/>
        </w:rPr>
        <w:t>1.8</w:t>
      </w:r>
      <w:r w:rsidR="3DC0A54D" w:rsidRPr="46E76006">
        <w:rPr>
          <w:rFonts w:ascii="Arial" w:hAnsi="Arial" w:cs="Arial"/>
          <w:sz w:val="19"/>
          <w:szCs w:val="19"/>
        </w:rPr>
        <w:t>.2</w:t>
      </w:r>
      <w:r w:rsidR="569E2787" w:rsidRPr="46E76006">
        <w:rPr>
          <w:rFonts w:ascii="Arial" w:hAnsi="Arial" w:cs="Arial"/>
          <w:sz w:val="19"/>
          <w:szCs w:val="19"/>
        </w:rPr>
        <w:t>.</w:t>
      </w:r>
      <w:r w:rsidR="3DC0A54D" w:rsidRPr="46E76006">
        <w:rPr>
          <w:rFonts w:ascii="Arial" w:hAnsi="Arial" w:cs="Arial"/>
          <w:sz w:val="19"/>
          <w:szCs w:val="19"/>
        </w:rPr>
        <w:t xml:space="preserve"> Cobertura deve ser: Básica Ampla (A) e adicional de risco de guerra e greve, porta a porta (tanto na exportação quanto na importação).</w:t>
      </w:r>
    </w:p>
    <w:p w14:paraId="6D5F751F" w14:textId="77777777" w:rsidR="008008AF" w:rsidRDefault="008008AF" w:rsidP="008008AF">
      <w:pPr>
        <w:tabs>
          <w:tab w:val="clear" w:pos="720"/>
        </w:tabs>
        <w:suppressAutoHyphens w:val="0"/>
        <w:autoSpaceDE w:val="0"/>
        <w:autoSpaceDN w:val="0"/>
        <w:adjustRightInd w:val="0"/>
        <w:spacing w:after="0" w:line="240" w:lineRule="auto"/>
        <w:jc w:val="both"/>
        <w:rPr>
          <w:rFonts w:ascii="Arial" w:eastAsiaTheme="minorEastAsia" w:hAnsi="Arial" w:cs="Arial"/>
          <w:b/>
          <w:color w:val="000000" w:themeColor="text1"/>
          <w:sz w:val="19"/>
          <w:szCs w:val="19"/>
          <w:lang w:eastAsia="pt-BR" w:bidi="ar-SA"/>
        </w:rPr>
      </w:pPr>
    </w:p>
    <w:p w14:paraId="7A38DDC8" w14:textId="3B6DA395" w:rsidR="008008AF" w:rsidRPr="00D53B7C" w:rsidRDefault="008008AF" w:rsidP="46E76006">
      <w:pPr>
        <w:tabs>
          <w:tab w:val="clear" w:pos="720"/>
        </w:tabs>
        <w:suppressAutoHyphens w:val="0"/>
        <w:autoSpaceDE w:val="0"/>
        <w:autoSpaceDN w:val="0"/>
        <w:adjustRightInd w:val="0"/>
        <w:spacing w:after="0" w:line="240" w:lineRule="auto"/>
        <w:jc w:val="both"/>
        <w:rPr>
          <w:rFonts w:ascii="Arial" w:eastAsiaTheme="minorEastAsia" w:hAnsi="Arial" w:cs="Arial"/>
          <w:b/>
          <w:bCs/>
          <w:sz w:val="19"/>
          <w:szCs w:val="19"/>
          <w:lang w:eastAsia="pt-BR" w:bidi="ar-SA"/>
        </w:rPr>
      </w:pPr>
      <w:r w:rsidRPr="46E76006">
        <w:rPr>
          <w:rFonts w:ascii="Arial" w:eastAsiaTheme="minorEastAsia" w:hAnsi="Arial" w:cs="Arial"/>
          <w:b/>
          <w:bCs/>
          <w:sz w:val="19"/>
          <w:szCs w:val="19"/>
          <w:lang w:eastAsia="pt-BR" w:bidi="ar-SA"/>
        </w:rPr>
        <w:t>Embalagem:</w:t>
      </w:r>
    </w:p>
    <w:p w14:paraId="773DFE5F" w14:textId="77777777" w:rsidR="00EF1465" w:rsidRDefault="00EF1465" w:rsidP="46E76006">
      <w:pPr>
        <w:tabs>
          <w:tab w:val="clear" w:pos="720"/>
        </w:tabs>
        <w:suppressAutoHyphens w:val="0"/>
        <w:autoSpaceDE w:val="0"/>
        <w:autoSpaceDN w:val="0"/>
        <w:adjustRightInd w:val="0"/>
        <w:spacing w:after="0" w:line="240" w:lineRule="auto"/>
        <w:jc w:val="both"/>
        <w:rPr>
          <w:rFonts w:ascii="Arial" w:hAnsi="Arial" w:cs="Arial"/>
          <w:sz w:val="19"/>
          <w:szCs w:val="19"/>
        </w:rPr>
      </w:pPr>
    </w:p>
    <w:p w14:paraId="4E45ED08" w14:textId="77777777" w:rsidR="003223BC" w:rsidRDefault="3DC0A54D" w:rsidP="46E76006">
      <w:pPr>
        <w:tabs>
          <w:tab w:val="clear" w:pos="720"/>
        </w:tabs>
        <w:suppressAutoHyphens w:val="0"/>
        <w:autoSpaceDE w:val="0"/>
        <w:autoSpaceDN w:val="0"/>
        <w:adjustRightInd w:val="0"/>
        <w:spacing w:after="0" w:line="240" w:lineRule="auto"/>
        <w:jc w:val="both"/>
        <w:rPr>
          <w:rFonts w:ascii="Arial" w:hAnsi="Arial" w:cs="Arial"/>
          <w:sz w:val="19"/>
          <w:szCs w:val="19"/>
        </w:rPr>
      </w:pPr>
      <w:r w:rsidRPr="46E76006">
        <w:rPr>
          <w:rFonts w:ascii="Arial" w:hAnsi="Arial" w:cs="Arial"/>
          <w:sz w:val="19"/>
          <w:szCs w:val="19"/>
        </w:rPr>
        <w:t>As embalagens devem acondicionar os equipamentos tanto da ida quanto no retorno de forma segura em caixa de papelão de parede tripla/quádrupla, com calços de espuma nos cantos internos, envolvendo os equipamentos em plásticos bolha e flocos para preenchimento da caixa. Pois os equipamentos são ultrassensíveis e não podem sofrer nenhum impacto, desta forma, que seja feita a identificação de fragilidade.</w:t>
      </w:r>
      <w:r w:rsidR="650B81F3" w:rsidRPr="46E76006">
        <w:rPr>
          <w:rFonts w:ascii="Arial" w:hAnsi="Arial" w:cs="Arial"/>
          <w:sz w:val="19"/>
          <w:szCs w:val="19"/>
        </w:rPr>
        <w:t xml:space="preserve"> </w:t>
      </w:r>
    </w:p>
    <w:p w14:paraId="6B56944B" w14:textId="77777777" w:rsidR="003223BC" w:rsidRDefault="003223BC" w:rsidP="46E76006">
      <w:pPr>
        <w:tabs>
          <w:tab w:val="clear" w:pos="720"/>
        </w:tabs>
        <w:suppressAutoHyphens w:val="0"/>
        <w:autoSpaceDE w:val="0"/>
        <w:autoSpaceDN w:val="0"/>
        <w:adjustRightInd w:val="0"/>
        <w:spacing w:after="0" w:line="240" w:lineRule="auto"/>
        <w:jc w:val="both"/>
        <w:rPr>
          <w:rFonts w:ascii="Arial" w:hAnsi="Arial" w:cs="Arial"/>
          <w:sz w:val="19"/>
          <w:szCs w:val="19"/>
        </w:rPr>
      </w:pPr>
    </w:p>
    <w:p w14:paraId="3570AAE0" w14:textId="6BA31B2E" w:rsidR="008008AF" w:rsidRPr="008008AF" w:rsidRDefault="650B81F3" w:rsidP="46E76006">
      <w:pPr>
        <w:tabs>
          <w:tab w:val="clear" w:pos="720"/>
        </w:tabs>
        <w:suppressAutoHyphens w:val="0"/>
        <w:autoSpaceDE w:val="0"/>
        <w:autoSpaceDN w:val="0"/>
        <w:adjustRightInd w:val="0"/>
        <w:spacing w:after="0" w:line="240" w:lineRule="auto"/>
        <w:jc w:val="both"/>
        <w:rPr>
          <w:rFonts w:ascii="Arial" w:hAnsi="Arial" w:cs="Arial"/>
          <w:sz w:val="19"/>
          <w:szCs w:val="19"/>
        </w:rPr>
      </w:pPr>
      <w:r w:rsidRPr="46E76006">
        <w:rPr>
          <w:rFonts w:ascii="Arial" w:hAnsi="Arial" w:cs="Arial"/>
          <w:sz w:val="19"/>
          <w:szCs w:val="19"/>
        </w:rPr>
        <w:t>Também deverão ser paletizadas e unitizadas em palete padrão PBR com filme plástico apropriado para o transporte.</w:t>
      </w:r>
    </w:p>
    <w:p w14:paraId="7F073722" w14:textId="77777777" w:rsidR="00462B03" w:rsidRPr="003730DC" w:rsidRDefault="00462B03"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CF184DD" w14:textId="439C4D11" w:rsidR="002F2DA7" w:rsidRPr="008076D7" w:rsidRDefault="002F2DA7" w:rsidP="002F2DA7">
      <w:pPr>
        <w:numPr>
          <w:ilvl w:val="0"/>
          <w:numId w:val="5"/>
        </w:numPr>
        <w:spacing w:after="0" w:line="240" w:lineRule="auto"/>
        <w:rPr>
          <w:rFonts w:ascii="Arial" w:hAnsi="Arial" w:cs="Arial"/>
          <w:b/>
          <w:szCs w:val="20"/>
        </w:rPr>
      </w:pPr>
      <w:r w:rsidRPr="008076D7">
        <w:rPr>
          <w:rFonts w:ascii="Arial" w:hAnsi="Arial" w:cs="Arial"/>
          <w:b/>
          <w:szCs w:val="20"/>
        </w:rPr>
        <w:t xml:space="preserve">LOCAL DE </w:t>
      </w:r>
      <w:r w:rsidR="008008AF">
        <w:rPr>
          <w:rFonts w:ascii="Arial" w:hAnsi="Arial" w:cs="Arial"/>
          <w:b/>
          <w:szCs w:val="20"/>
        </w:rPr>
        <w:t>EXECUÇÃO DOS SERVIÇOS</w:t>
      </w:r>
      <w:r w:rsidRPr="008076D7">
        <w:rPr>
          <w:rFonts w:ascii="Arial" w:hAnsi="Arial" w:cs="Arial"/>
          <w:b/>
          <w:szCs w:val="20"/>
        </w:rPr>
        <w:t>:</w:t>
      </w:r>
    </w:p>
    <w:p w14:paraId="27365D96" w14:textId="51017C97" w:rsidR="002F2DA7" w:rsidRDefault="002F2DA7" w:rsidP="00EB323C">
      <w:pPr>
        <w:pStyle w:val="PargrafodaLista"/>
        <w:spacing w:after="0" w:line="240" w:lineRule="auto"/>
        <w:ind w:left="357"/>
        <w:jc w:val="both"/>
        <w:rPr>
          <w:rFonts w:ascii="Arial" w:hAnsi="Arial" w:cs="Arial"/>
          <w:bCs/>
          <w:sz w:val="19"/>
          <w:szCs w:val="19"/>
        </w:rPr>
      </w:pPr>
    </w:p>
    <w:p w14:paraId="7802DCAB" w14:textId="28A5E8CF" w:rsidR="00A860DF" w:rsidRPr="00A860DF" w:rsidRDefault="00A860DF" w:rsidP="00A860DF">
      <w:pPr>
        <w:tabs>
          <w:tab w:val="clear" w:pos="720"/>
        </w:tabs>
        <w:suppressAutoHyphens w:val="0"/>
        <w:autoSpaceDE w:val="0"/>
        <w:autoSpaceDN w:val="0"/>
        <w:adjustRightInd w:val="0"/>
        <w:spacing w:after="0" w:line="240" w:lineRule="auto"/>
        <w:jc w:val="both"/>
        <w:rPr>
          <w:rFonts w:ascii="Arial" w:hAnsi="Arial" w:cs="Arial"/>
          <w:sz w:val="19"/>
          <w:szCs w:val="19"/>
        </w:rPr>
      </w:pPr>
      <w:r w:rsidRPr="00CB5DE6">
        <w:rPr>
          <w:rFonts w:ascii="Arial" w:hAnsi="Arial" w:cs="Arial"/>
          <w:b/>
          <w:bCs/>
          <w:sz w:val="19"/>
          <w:szCs w:val="19"/>
        </w:rPr>
        <w:t>Origem:</w:t>
      </w:r>
      <w:r w:rsidRPr="00A860DF">
        <w:rPr>
          <w:rFonts w:ascii="Arial" w:hAnsi="Arial" w:cs="Arial"/>
          <w:sz w:val="19"/>
          <w:szCs w:val="19"/>
        </w:rPr>
        <w:t xml:space="preserve"> SENAI CIMATEC PARK – Via Atlântica, BA 530, KM 2.5, Camaçari - BA, CEP 42810-440. </w:t>
      </w:r>
    </w:p>
    <w:p w14:paraId="20D8922C" w14:textId="77777777" w:rsidR="00A860DF" w:rsidRPr="00A860DF" w:rsidRDefault="00A860DF" w:rsidP="00A860DF">
      <w:pPr>
        <w:tabs>
          <w:tab w:val="clear" w:pos="720"/>
        </w:tabs>
        <w:suppressAutoHyphens w:val="0"/>
        <w:autoSpaceDE w:val="0"/>
        <w:autoSpaceDN w:val="0"/>
        <w:adjustRightInd w:val="0"/>
        <w:spacing w:after="0" w:line="240" w:lineRule="auto"/>
        <w:jc w:val="both"/>
        <w:rPr>
          <w:rFonts w:ascii="Arial" w:hAnsi="Arial" w:cs="Arial"/>
          <w:sz w:val="19"/>
          <w:szCs w:val="19"/>
        </w:rPr>
      </w:pPr>
      <w:r w:rsidRPr="00A860DF">
        <w:rPr>
          <w:rFonts w:ascii="Arial" w:hAnsi="Arial" w:cs="Arial"/>
          <w:sz w:val="19"/>
          <w:szCs w:val="19"/>
        </w:rPr>
        <w:t xml:space="preserve">Horário de retirada de segunda a sexta-feira, das 08h às 11h e das 13h às 16h. </w:t>
      </w:r>
    </w:p>
    <w:p w14:paraId="35179028" w14:textId="77777777" w:rsidR="00B410B9" w:rsidRDefault="00B410B9" w:rsidP="00A860DF">
      <w:pPr>
        <w:tabs>
          <w:tab w:val="clear" w:pos="720"/>
        </w:tabs>
        <w:suppressAutoHyphens w:val="0"/>
        <w:autoSpaceDE w:val="0"/>
        <w:autoSpaceDN w:val="0"/>
        <w:adjustRightInd w:val="0"/>
        <w:spacing w:after="0" w:line="240" w:lineRule="auto"/>
        <w:jc w:val="both"/>
        <w:rPr>
          <w:rFonts w:ascii="Arial" w:hAnsi="Arial" w:cs="Arial"/>
          <w:sz w:val="19"/>
          <w:szCs w:val="19"/>
        </w:rPr>
      </w:pPr>
    </w:p>
    <w:p w14:paraId="2F6C53D0" w14:textId="0FCFE1D6" w:rsidR="00A860DF" w:rsidRPr="00A860DF" w:rsidRDefault="00A860DF" w:rsidP="00A860DF">
      <w:pPr>
        <w:tabs>
          <w:tab w:val="clear" w:pos="720"/>
        </w:tabs>
        <w:suppressAutoHyphens w:val="0"/>
        <w:autoSpaceDE w:val="0"/>
        <w:autoSpaceDN w:val="0"/>
        <w:adjustRightInd w:val="0"/>
        <w:spacing w:after="0" w:line="240" w:lineRule="auto"/>
        <w:jc w:val="both"/>
        <w:rPr>
          <w:rFonts w:ascii="Arial" w:hAnsi="Arial" w:cs="Arial"/>
          <w:sz w:val="19"/>
          <w:szCs w:val="19"/>
        </w:rPr>
      </w:pPr>
      <w:r w:rsidRPr="00A860DF">
        <w:rPr>
          <w:rFonts w:ascii="Arial" w:hAnsi="Arial" w:cs="Arial"/>
          <w:sz w:val="19"/>
          <w:szCs w:val="19"/>
        </w:rPr>
        <w:t xml:space="preserve">Responsável: Sr. </w:t>
      </w:r>
      <w:r w:rsidR="00CB5DE6">
        <w:rPr>
          <w:rFonts w:ascii="Arial" w:hAnsi="Arial" w:cs="Arial"/>
          <w:sz w:val="19"/>
          <w:szCs w:val="19"/>
        </w:rPr>
        <w:t>Alan Gramacho dos Santos</w:t>
      </w:r>
      <w:r w:rsidRPr="00A860DF">
        <w:rPr>
          <w:rFonts w:ascii="Arial" w:hAnsi="Arial" w:cs="Arial"/>
          <w:sz w:val="19"/>
          <w:szCs w:val="19"/>
        </w:rPr>
        <w:t xml:space="preserve">. Tel. </w:t>
      </w:r>
      <w:r w:rsidR="0010295E">
        <w:rPr>
          <w:rFonts w:ascii="Arial" w:hAnsi="Arial" w:cs="Arial"/>
          <w:sz w:val="19"/>
          <w:szCs w:val="19"/>
        </w:rPr>
        <w:t>+55 11 91474-2260</w:t>
      </w:r>
      <w:r w:rsidRPr="00A860DF">
        <w:rPr>
          <w:rFonts w:ascii="Arial" w:hAnsi="Arial" w:cs="Arial"/>
          <w:sz w:val="19"/>
          <w:szCs w:val="19"/>
        </w:rPr>
        <w:t>.</w:t>
      </w:r>
    </w:p>
    <w:p w14:paraId="69D82462" w14:textId="77777777" w:rsidR="00A860DF" w:rsidRPr="00A860DF" w:rsidRDefault="00A860DF" w:rsidP="00A860DF">
      <w:pPr>
        <w:tabs>
          <w:tab w:val="clear" w:pos="720"/>
        </w:tabs>
        <w:suppressAutoHyphens w:val="0"/>
        <w:autoSpaceDE w:val="0"/>
        <w:autoSpaceDN w:val="0"/>
        <w:adjustRightInd w:val="0"/>
        <w:spacing w:after="0" w:line="240" w:lineRule="auto"/>
        <w:jc w:val="both"/>
        <w:rPr>
          <w:rFonts w:ascii="Arial" w:hAnsi="Arial" w:cs="Arial"/>
          <w:sz w:val="19"/>
          <w:szCs w:val="19"/>
        </w:rPr>
      </w:pPr>
    </w:p>
    <w:p w14:paraId="692FDAE1" w14:textId="77777777" w:rsidR="0010295E" w:rsidRPr="0010295E" w:rsidRDefault="00A860DF" w:rsidP="0010295E">
      <w:pPr>
        <w:tabs>
          <w:tab w:val="clear" w:pos="720"/>
        </w:tabs>
        <w:suppressAutoHyphens w:val="0"/>
        <w:autoSpaceDE w:val="0"/>
        <w:autoSpaceDN w:val="0"/>
        <w:adjustRightInd w:val="0"/>
        <w:spacing w:after="0" w:line="240" w:lineRule="auto"/>
        <w:jc w:val="both"/>
        <w:rPr>
          <w:rFonts w:ascii="Arial" w:hAnsi="Arial" w:cs="Arial"/>
          <w:sz w:val="19"/>
          <w:szCs w:val="19"/>
        </w:rPr>
      </w:pPr>
      <w:r w:rsidRPr="00CB5DE6">
        <w:rPr>
          <w:rFonts w:ascii="Arial" w:hAnsi="Arial" w:cs="Arial"/>
          <w:b/>
          <w:bCs/>
          <w:sz w:val="19"/>
          <w:szCs w:val="19"/>
        </w:rPr>
        <w:t>Destino:</w:t>
      </w:r>
      <w:r w:rsidRPr="00A860DF">
        <w:rPr>
          <w:rFonts w:ascii="Arial" w:hAnsi="Arial" w:cs="Arial"/>
          <w:sz w:val="19"/>
          <w:szCs w:val="19"/>
        </w:rPr>
        <w:t xml:space="preserve"> </w:t>
      </w:r>
      <w:r w:rsidR="0010295E" w:rsidRPr="0010295E">
        <w:rPr>
          <w:rFonts w:ascii="Arial" w:hAnsi="Arial" w:cs="Arial"/>
          <w:sz w:val="19"/>
          <w:szCs w:val="19"/>
        </w:rPr>
        <w:t>SAFT</w:t>
      </w:r>
    </w:p>
    <w:p w14:paraId="46C3D895" w14:textId="021F8F7A" w:rsidR="0010295E" w:rsidRDefault="0010295E" w:rsidP="0010295E">
      <w:pPr>
        <w:tabs>
          <w:tab w:val="clear" w:pos="720"/>
        </w:tabs>
        <w:suppressAutoHyphens w:val="0"/>
        <w:autoSpaceDE w:val="0"/>
        <w:autoSpaceDN w:val="0"/>
        <w:adjustRightInd w:val="0"/>
        <w:spacing w:after="0" w:line="240" w:lineRule="auto"/>
        <w:jc w:val="both"/>
        <w:rPr>
          <w:rFonts w:ascii="Arial" w:hAnsi="Arial" w:cs="Arial"/>
          <w:sz w:val="19"/>
          <w:szCs w:val="19"/>
        </w:rPr>
      </w:pPr>
      <w:r w:rsidRPr="0010295E">
        <w:rPr>
          <w:rFonts w:ascii="Arial" w:hAnsi="Arial" w:cs="Arial"/>
          <w:sz w:val="19"/>
          <w:szCs w:val="19"/>
        </w:rPr>
        <w:t xml:space="preserve">Endereço: Rue Georges </w:t>
      </w:r>
      <w:proofErr w:type="spellStart"/>
      <w:r w:rsidRPr="0010295E">
        <w:rPr>
          <w:rFonts w:ascii="Arial" w:hAnsi="Arial" w:cs="Arial"/>
          <w:sz w:val="19"/>
          <w:szCs w:val="19"/>
        </w:rPr>
        <w:t>Leclanché</w:t>
      </w:r>
      <w:proofErr w:type="spellEnd"/>
      <w:r w:rsidRPr="0010295E">
        <w:rPr>
          <w:rFonts w:ascii="Arial" w:hAnsi="Arial" w:cs="Arial"/>
          <w:sz w:val="19"/>
          <w:szCs w:val="19"/>
        </w:rPr>
        <w:t>, 86000 Poitiers, França</w:t>
      </w:r>
      <w:r w:rsidR="00B410B9">
        <w:rPr>
          <w:rFonts w:ascii="Arial" w:hAnsi="Arial" w:cs="Arial"/>
          <w:sz w:val="19"/>
          <w:szCs w:val="19"/>
        </w:rPr>
        <w:t>.</w:t>
      </w:r>
    </w:p>
    <w:p w14:paraId="63D767F8" w14:textId="77777777" w:rsidR="00CB5DE6" w:rsidRDefault="00CB5DE6" w:rsidP="00A860DF">
      <w:pPr>
        <w:tabs>
          <w:tab w:val="clear" w:pos="720"/>
        </w:tabs>
        <w:suppressAutoHyphens w:val="0"/>
        <w:autoSpaceDE w:val="0"/>
        <w:autoSpaceDN w:val="0"/>
        <w:adjustRightInd w:val="0"/>
        <w:spacing w:after="0" w:line="240" w:lineRule="auto"/>
        <w:jc w:val="both"/>
        <w:rPr>
          <w:rFonts w:ascii="Arial" w:hAnsi="Arial" w:cs="Arial"/>
          <w:sz w:val="19"/>
          <w:szCs w:val="19"/>
        </w:rPr>
      </w:pPr>
    </w:p>
    <w:p w14:paraId="03046B79" w14:textId="77777777" w:rsidR="002F2DA7" w:rsidRPr="008076D7" w:rsidRDefault="002F2DA7" w:rsidP="002F2DA7">
      <w:pPr>
        <w:numPr>
          <w:ilvl w:val="0"/>
          <w:numId w:val="5"/>
        </w:numPr>
        <w:spacing w:after="0" w:line="240" w:lineRule="auto"/>
        <w:rPr>
          <w:rFonts w:ascii="Arial" w:hAnsi="Arial" w:cs="Arial"/>
          <w:b/>
          <w:szCs w:val="20"/>
        </w:rPr>
      </w:pPr>
      <w:r w:rsidRPr="008076D7">
        <w:rPr>
          <w:rFonts w:ascii="Arial" w:hAnsi="Arial" w:cs="Arial"/>
          <w:b/>
          <w:szCs w:val="20"/>
        </w:rPr>
        <w:t>JUSTIFICATIVA DO OBJETO:</w:t>
      </w:r>
    </w:p>
    <w:p w14:paraId="5B9BA273" w14:textId="77777777" w:rsidR="002F2DA7" w:rsidRPr="003730DC" w:rsidRDefault="002F2DA7" w:rsidP="002F2DA7">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6788551A" w14:textId="36F59006" w:rsidR="5AE4513E" w:rsidRPr="00E55EBD" w:rsidRDefault="5AE4513E" w:rsidP="00E55EBD">
      <w:pPr>
        <w:jc w:val="both"/>
      </w:pPr>
      <w:r w:rsidRPr="71922327">
        <w:rPr>
          <w:rFonts w:ascii="Arial" w:hAnsi="Arial" w:cs="Arial"/>
          <w:sz w:val="19"/>
          <w:szCs w:val="19"/>
        </w:rPr>
        <w:t xml:space="preserve">A contratação do serviço é imprescindível para a exportação de materiais necessários à fabricação de baterias em lote piloto, além de viabilizar a posterior importação formal </w:t>
      </w:r>
      <w:r w:rsidR="00404AED">
        <w:rPr>
          <w:rFonts w:ascii="Arial" w:hAnsi="Arial" w:cs="Arial"/>
          <w:sz w:val="19"/>
          <w:szCs w:val="19"/>
        </w:rPr>
        <w:t>destes itens</w:t>
      </w:r>
      <w:r w:rsidRPr="71922327">
        <w:rPr>
          <w:rFonts w:ascii="Arial" w:hAnsi="Arial" w:cs="Arial"/>
          <w:sz w:val="19"/>
          <w:szCs w:val="19"/>
        </w:rPr>
        <w:t xml:space="preserve">, já incorporados ao protótipo. Esses materiais devem ser enviados a um fornecedor internacional e o retorno dos produtos ocorrerá através de importação formal.  </w:t>
      </w:r>
    </w:p>
    <w:p w14:paraId="1C92C167" w14:textId="5F14E7D6" w:rsidR="00EB323C" w:rsidRPr="00E55EBD" w:rsidRDefault="5AE4513E" w:rsidP="00E55EBD">
      <w:pPr>
        <w:spacing w:before="240" w:after="240"/>
        <w:jc w:val="both"/>
      </w:pPr>
      <w:r w:rsidRPr="71922327">
        <w:rPr>
          <w:rFonts w:ascii="Arial" w:hAnsi="Arial" w:cs="Arial"/>
          <w:sz w:val="19"/>
          <w:szCs w:val="19"/>
        </w:rPr>
        <w:t>Ressaltamos que a não realização dessa contratação criaria entraves significativos, comprometendo o avanço dos projetos no SENAI CIMATEC e gerando um imbróglio de difícil resolução.</w:t>
      </w:r>
    </w:p>
    <w:p w14:paraId="45125A32" w14:textId="76EBAD84" w:rsidR="002F2DA7" w:rsidRPr="008076D7" w:rsidRDefault="05751889" w:rsidP="14A0EBB0">
      <w:pPr>
        <w:tabs>
          <w:tab w:val="clear" w:pos="720"/>
        </w:tabs>
        <w:suppressAutoHyphens w:val="0"/>
        <w:autoSpaceDE w:val="0"/>
        <w:autoSpaceDN w:val="0"/>
        <w:adjustRightInd w:val="0"/>
        <w:spacing w:after="0" w:line="240" w:lineRule="auto"/>
        <w:jc w:val="both"/>
        <w:rPr>
          <w:rFonts w:ascii="Arial" w:eastAsiaTheme="minorEastAsia" w:hAnsi="Arial" w:cs="Arial"/>
          <w:lang w:eastAsia="pt-BR" w:bidi="ar-SA"/>
        </w:rPr>
      </w:pPr>
      <w:r w:rsidRPr="4B7FBB42">
        <w:rPr>
          <w:rFonts w:ascii="Arial" w:eastAsiaTheme="minorEastAsia" w:hAnsi="Arial" w:cs="Arial"/>
          <w:b/>
          <w:bCs/>
          <w:lang w:eastAsia="pt-BR" w:bidi="ar-SA"/>
        </w:rPr>
        <w:t>4</w:t>
      </w:r>
      <w:r w:rsidR="304241B1" w:rsidRPr="4B7FBB42">
        <w:rPr>
          <w:rFonts w:ascii="Arial" w:eastAsiaTheme="minorEastAsia" w:hAnsi="Arial" w:cs="Arial"/>
          <w:b/>
          <w:bCs/>
          <w:lang w:eastAsia="pt-BR" w:bidi="ar-SA"/>
        </w:rPr>
        <w:t xml:space="preserve"> </w:t>
      </w:r>
      <w:r w:rsidR="304241B1" w:rsidRPr="4B7FBB42">
        <w:rPr>
          <w:rFonts w:ascii="Arial" w:hAnsi="Arial" w:cs="Arial"/>
          <w:b/>
          <w:bCs/>
        </w:rPr>
        <w:t>ASPECTOS METODOLÓGICOS:</w:t>
      </w:r>
    </w:p>
    <w:p w14:paraId="6C1AF878" w14:textId="77777777" w:rsidR="002F2DA7" w:rsidRPr="003730DC" w:rsidRDefault="002F2DA7" w:rsidP="002F2DA7">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61BAF84C" w14:textId="77777777" w:rsidR="00EB323C" w:rsidRPr="003730DC" w:rsidRDefault="00EB323C" w:rsidP="00EB323C">
      <w:pPr>
        <w:tabs>
          <w:tab w:val="left" w:pos="7189"/>
        </w:tabs>
        <w:spacing w:after="0" w:line="240" w:lineRule="auto"/>
        <w:ind w:left="426"/>
        <w:rPr>
          <w:rFonts w:ascii="Arial" w:hAnsi="Arial" w:cs="Arial"/>
          <w:sz w:val="19"/>
          <w:szCs w:val="19"/>
        </w:rPr>
      </w:pPr>
      <w:r w:rsidRPr="003730DC">
        <w:rPr>
          <w:rFonts w:ascii="Arial" w:hAnsi="Arial" w:cs="Arial"/>
          <w:sz w:val="19"/>
          <w:szCs w:val="19"/>
        </w:rPr>
        <w:t>Os serviços deverão ser prestados de acordo com as normas:</w:t>
      </w:r>
    </w:p>
    <w:p w14:paraId="5CD45A3E" w14:textId="77777777" w:rsidR="00EB323C" w:rsidRPr="003730DC" w:rsidRDefault="00EB323C" w:rsidP="00EB323C">
      <w:pPr>
        <w:tabs>
          <w:tab w:val="left" w:pos="7189"/>
        </w:tabs>
        <w:spacing w:after="0" w:line="240" w:lineRule="auto"/>
        <w:ind w:left="426"/>
        <w:rPr>
          <w:rFonts w:ascii="Arial" w:hAnsi="Arial" w:cs="Arial"/>
          <w:sz w:val="19"/>
          <w:szCs w:val="19"/>
        </w:rPr>
      </w:pPr>
    </w:p>
    <w:p w14:paraId="5996E62C" w14:textId="77777777" w:rsidR="00EB323C" w:rsidRPr="003730DC" w:rsidRDefault="00EB323C" w:rsidP="00EB323C">
      <w:pPr>
        <w:pStyle w:val="PargrafodaLista"/>
        <w:numPr>
          <w:ilvl w:val="0"/>
          <w:numId w:val="8"/>
        </w:numPr>
        <w:tabs>
          <w:tab w:val="left" w:pos="7189"/>
        </w:tabs>
        <w:spacing w:after="0" w:line="240" w:lineRule="auto"/>
        <w:rPr>
          <w:rFonts w:ascii="Arial" w:hAnsi="Arial" w:cs="Arial"/>
          <w:sz w:val="19"/>
          <w:szCs w:val="19"/>
        </w:rPr>
      </w:pPr>
      <w:r w:rsidRPr="003730DC">
        <w:rPr>
          <w:rFonts w:ascii="Arial" w:hAnsi="Arial" w:cs="Arial"/>
          <w:sz w:val="19"/>
          <w:szCs w:val="19"/>
        </w:rPr>
        <w:t>NR-11 - Transporte, movimentação, Armazenagem e Manuseio de Materiais;</w:t>
      </w:r>
    </w:p>
    <w:p w14:paraId="0D09042C" w14:textId="77777777" w:rsidR="00EB323C" w:rsidRPr="003730DC" w:rsidRDefault="00EB323C" w:rsidP="00EB323C">
      <w:pPr>
        <w:pStyle w:val="PargrafodaLista"/>
        <w:numPr>
          <w:ilvl w:val="0"/>
          <w:numId w:val="8"/>
        </w:numPr>
        <w:tabs>
          <w:tab w:val="left" w:pos="7189"/>
        </w:tabs>
        <w:spacing w:after="0" w:line="240" w:lineRule="auto"/>
        <w:rPr>
          <w:rFonts w:ascii="Arial" w:hAnsi="Arial" w:cs="Arial"/>
          <w:sz w:val="19"/>
          <w:szCs w:val="19"/>
        </w:rPr>
      </w:pPr>
      <w:r w:rsidRPr="003730DC">
        <w:rPr>
          <w:rFonts w:ascii="Arial" w:hAnsi="Arial" w:cs="Arial"/>
          <w:sz w:val="19"/>
          <w:szCs w:val="19"/>
        </w:rPr>
        <w:t>NR-26 - Sinalização de Segurança;</w:t>
      </w:r>
    </w:p>
    <w:p w14:paraId="2DF1CBD3" w14:textId="77777777" w:rsidR="00EB323C" w:rsidRPr="003730DC" w:rsidRDefault="00EB323C" w:rsidP="00EB323C">
      <w:pPr>
        <w:pStyle w:val="PargrafodaLista"/>
        <w:numPr>
          <w:ilvl w:val="0"/>
          <w:numId w:val="8"/>
        </w:numPr>
        <w:tabs>
          <w:tab w:val="left" w:pos="7189"/>
        </w:tabs>
        <w:spacing w:after="0" w:line="240" w:lineRule="auto"/>
        <w:rPr>
          <w:rFonts w:ascii="Arial" w:hAnsi="Arial" w:cs="Arial"/>
          <w:sz w:val="19"/>
          <w:szCs w:val="19"/>
        </w:rPr>
      </w:pPr>
      <w:r w:rsidRPr="003730DC">
        <w:rPr>
          <w:rFonts w:ascii="Arial" w:hAnsi="Arial" w:cs="Arial"/>
          <w:sz w:val="19"/>
          <w:szCs w:val="19"/>
        </w:rPr>
        <w:t>ABNT NBR – 15883-2-2010 – Cintas Para Amarração de Carga Pesadas.</w:t>
      </w:r>
    </w:p>
    <w:p w14:paraId="30252E34" w14:textId="77777777" w:rsidR="00EB323C" w:rsidRPr="003730DC" w:rsidRDefault="00EB323C" w:rsidP="00EB323C">
      <w:pPr>
        <w:pStyle w:val="PargrafodaLista"/>
        <w:numPr>
          <w:ilvl w:val="0"/>
          <w:numId w:val="8"/>
        </w:numPr>
        <w:tabs>
          <w:tab w:val="left" w:pos="7189"/>
        </w:tabs>
        <w:spacing w:after="0" w:line="240" w:lineRule="auto"/>
        <w:rPr>
          <w:rFonts w:ascii="Arial" w:hAnsi="Arial" w:cs="Arial"/>
          <w:sz w:val="19"/>
          <w:szCs w:val="19"/>
        </w:rPr>
      </w:pPr>
      <w:r w:rsidRPr="003730DC">
        <w:rPr>
          <w:rFonts w:ascii="Arial" w:hAnsi="Arial" w:cs="Arial"/>
          <w:sz w:val="19"/>
          <w:szCs w:val="19"/>
        </w:rPr>
        <w:t>NBR-ISO3108:1998 - Cabos De Aço – Determinação da Carga de Ruptura.</w:t>
      </w:r>
    </w:p>
    <w:p w14:paraId="1D6A3E7C" w14:textId="77777777" w:rsidR="00EB323C" w:rsidRPr="003730DC" w:rsidRDefault="00EB323C" w:rsidP="00EB323C">
      <w:pPr>
        <w:pStyle w:val="PargrafodaLista"/>
        <w:numPr>
          <w:ilvl w:val="0"/>
          <w:numId w:val="8"/>
        </w:numPr>
        <w:tabs>
          <w:tab w:val="left" w:pos="7189"/>
        </w:tabs>
        <w:spacing w:after="0" w:line="240" w:lineRule="auto"/>
        <w:rPr>
          <w:rFonts w:ascii="Arial" w:hAnsi="Arial" w:cs="Arial"/>
          <w:sz w:val="19"/>
          <w:szCs w:val="19"/>
        </w:rPr>
      </w:pPr>
      <w:r w:rsidRPr="003730DC">
        <w:rPr>
          <w:rFonts w:ascii="Arial" w:hAnsi="Arial" w:cs="Arial"/>
          <w:sz w:val="19"/>
          <w:szCs w:val="19"/>
        </w:rPr>
        <w:t>EN – 195-1 Cálculo de Tensões e Técnica de Amarração.</w:t>
      </w:r>
    </w:p>
    <w:p w14:paraId="0FEBDA5D" w14:textId="77777777" w:rsidR="00EB323C" w:rsidRPr="003730DC" w:rsidRDefault="00EB323C" w:rsidP="00EB323C">
      <w:pPr>
        <w:pStyle w:val="PargrafodaLista"/>
        <w:numPr>
          <w:ilvl w:val="0"/>
          <w:numId w:val="8"/>
        </w:numPr>
        <w:tabs>
          <w:tab w:val="left" w:pos="7189"/>
        </w:tabs>
        <w:spacing w:after="0" w:line="240" w:lineRule="auto"/>
        <w:rPr>
          <w:rFonts w:ascii="Arial" w:hAnsi="Arial" w:cs="Arial"/>
          <w:sz w:val="19"/>
          <w:szCs w:val="19"/>
        </w:rPr>
      </w:pPr>
      <w:r w:rsidRPr="003730DC">
        <w:rPr>
          <w:rFonts w:ascii="Arial" w:hAnsi="Arial" w:cs="Arial"/>
          <w:sz w:val="19"/>
          <w:szCs w:val="19"/>
        </w:rPr>
        <w:t>Código Nacional de Trânsito.</w:t>
      </w:r>
    </w:p>
    <w:p w14:paraId="6624E7EB" w14:textId="1806A736" w:rsidR="002F2DA7" w:rsidRDefault="00EB323C" w:rsidP="00EB323C">
      <w:pPr>
        <w:pStyle w:val="PargrafodaLista"/>
        <w:numPr>
          <w:ilvl w:val="0"/>
          <w:numId w:val="8"/>
        </w:numPr>
        <w:tabs>
          <w:tab w:val="left" w:pos="7189"/>
        </w:tabs>
        <w:spacing w:after="0" w:line="240" w:lineRule="auto"/>
        <w:rPr>
          <w:rFonts w:ascii="Arial" w:hAnsi="Arial" w:cs="Arial"/>
          <w:sz w:val="19"/>
          <w:szCs w:val="19"/>
        </w:rPr>
      </w:pPr>
      <w:r w:rsidRPr="003730DC">
        <w:rPr>
          <w:rFonts w:ascii="Arial" w:hAnsi="Arial" w:cs="Arial"/>
          <w:sz w:val="19"/>
          <w:szCs w:val="19"/>
        </w:rPr>
        <w:t>Normas Internacionais de transporte de cargas.</w:t>
      </w:r>
    </w:p>
    <w:p w14:paraId="52498813" w14:textId="50DE072C" w:rsidR="002859A1" w:rsidRPr="003730DC" w:rsidRDefault="002859A1" w:rsidP="00EB323C">
      <w:pPr>
        <w:pStyle w:val="PargrafodaLista"/>
        <w:numPr>
          <w:ilvl w:val="0"/>
          <w:numId w:val="8"/>
        </w:numPr>
        <w:tabs>
          <w:tab w:val="left" w:pos="7189"/>
        </w:tabs>
        <w:spacing w:after="0" w:line="240" w:lineRule="auto"/>
        <w:rPr>
          <w:rFonts w:ascii="Arial" w:hAnsi="Arial" w:cs="Arial"/>
          <w:sz w:val="19"/>
          <w:szCs w:val="19"/>
        </w:rPr>
      </w:pPr>
      <w:r>
        <w:rPr>
          <w:rFonts w:ascii="Arial" w:hAnsi="Arial" w:cs="Arial"/>
          <w:sz w:val="19"/>
          <w:szCs w:val="19"/>
        </w:rPr>
        <w:t>Normas determinadas pelo destino.</w:t>
      </w:r>
    </w:p>
    <w:p w14:paraId="30E1FCD0" w14:textId="77777777" w:rsidR="00EB323C" w:rsidRPr="003730DC" w:rsidRDefault="00EB323C" w:rsidP="00EB323C">
      <w:pPr>
        <w:pStyle w:val="PargrafodaLista"/>
        <w:tabs>
          <w:tab w:val="left" w:pos="7189"/>
        </w:tabs>
        <w:spacing w:after="0" w:line="240" w:lineRule="auto"/>
        <w:ind w:left="1146"/>
        <w:rPr>
          <w:rFonts w:ascii="Arial" w:hAnsi="Arial" w:cs="Arial"/>
          <w:sz w:val="19"/>
          <w:szCs w:val="19"/>
        </w:rPr>
      </w:pPr>
    </w:p>
    <w:p w14:paraId="68AC7441" w14:textId="77777777" w:rsidR="00886BCB" w:rsidRPr="003730DC" w:rsidRDefault="00886BCB" w:rsidP="002F2DA7">
      <w:pPr>
        <w:tabs>
          <w:tab w:val="clear" w:pos="720"/>
        </w:tabs>
        <w:suppressAutoHyphens w:val="0"/>
        <w:autoSpaceDE w:val="0"/>
        <w:autoSpaceDN w:val="0"/>
        <w:adjustRightInd w:val="0"/>
        <w:spacing w:after="0" w:line="240" w:lineRule="auto"/>
        <w:jc w:val="both"/>
        <w:rPr>
          <w:rFonts w:ascii="Arial" w:eastAsiaTheme="minorEastAsia" w:hAnsi="Arial" w:cs="Arial"/>
          <w:b/>
          <w:sz w:val="19"/>
          <w:szCs w:val="19"/>
          <w:lang w:eastAsia="pt-BR" w:bidi="ar-SA"/>
        </w:rPr>
      </w:pPr>
    </w:p>
    <w:p w14:paraId="3AF4C066" w14:textId="41C43180" w:rsidR="002F2DA7" w:rsidRPr="008076D7" w:rsidRDefault="1B52F65B" w:rsidP="4B7FBB42">
      <w:pPr>
        <w:tabs>
          <w:tab w:val="clear" w:pos="720"/>
        </w:tabs>
        <w:suppressAutoHyphens w:val="0"/>
        <w:autoSpaceDE w:val="0"/>
        <w:autoSpaceDN w:val="0"/>
        <w:adjustRightInd w:val="0"/>
        <w:spacing w:after="0" w:line="240" w:lineRule="auto"/>
        <w:jc w:val="both"/>
        <w:rPr>
          <w:rFonts w:ascii="Arial" w:eastAsiaTheme="minorEastAsia" w:hAnsi="Arial" w:cs="Arial"/>
          <w:lang w:eastAsia="pt-BR" w:bidi="ar-SA"/>
        </w:rPr>
      </w:pPr>
      <w:r w:rsidRPr="4B7FBB42">
        <w:rPr>
          <w:rFonts w:ascii="Arial" w:eastAsiaTheme="minorEastAsia" w:hAnsi="Arial" w:cs="Arial"/>
          <w:b/>
          <w:bCs/>
          <w:lang w:eastAsia="pt-BR" w:bidi="ar-SA"/>
        </w:rPr>
        <w:t>5</w:t>
      </w:r>
      <w:r w:rsidR="002F2DA7" w:rsidRPr="4B7FBB42">
        <w:rPr>
          <w:rFonts w:ascii="Arial" w:eastAsiaTheme="minorEastAsia" w:hAnsi="Arial" w:cs="Arial"/>
          <w:b/>
          <w:bCs/>
          <w:lang w:eastAsia="pt-BR" w:bidi="ar-SA"/>
        </w:rPr>
        <w:t xml:space="preserve"> </w:t>
      </w:r>
      <w:r w:rsidR="002F2DA7" w:rsidRPr="4B7FBB42">
        <w:rPr>
          <w:rFonts w:ascii="Arial" w:hAnsi="Arial" w:cs="Arial"/>
          <w:b/>
          <w:bCs/>
        </w:rPr>
        <w:t>FORMA DE APRESENTAÇÃO:</w:t>
      </w:r>
    </w:p>
    <w:p w14:paraId="5A85DA47" w14:textId="77777777" w:rsidR="003F7BB4" w:rsidRDefault="003F7BB4" w:rsidP="002F2DA7">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C13ABBC" w14:textId="62A46F91" w:rsidR="002F2DA7" w:rsidRDefault="2D0705EA" w:rsidP="14A0EBB0">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14A0EBB0">
        <w:rPr>
          <w:rFonts w:ascii="Arial" w:eastAsiaTheme="minorEastAsia" w:hAnsi="Arial" w:cs="Arial"/>
          <w:sz w:val="19"/>
          <w:szCs w:val="19"/>
          <w:lang w:eastAsia="pt-BR" w:bidi="ar-SA"/>
        </w:rPr>
        <w:t>Embalagens devidamente lacradas e toda documentação de importação e desembaraço das mercadorias</w:t>
      </w:r>
      <w:r w:rsidR="1AA47144" w:rsidRPr="14A0EBB0">
        <w:rPr>
          <w:rFonts w:ascii="Arial" w:eastAsiaTheme="minorEastAsia" w:hAnsi="Arial" w:cs="Arial"/>
          <w:sz w:val="19"/>
          <w:szCs w:val="19"/>
          <w:lang w:eastAsia="pt-BR" w:bidi="ar-SA"/>
        </w:rPr>
        <w:t xml:space="preserve">, conforme especificado no item </w:t>
      </w:r>
      <w:r w:rsidR="00503497">
        <w:rPr>
          <w:rFonts w:ascii="Arial" w:eastAsiaTheme="minorEastAsia" w:hAnsi="Arial" w:cs="Arial"/>
          <w:sz w:val="19"/>
          <w:szCs w:val="19"/>
          <w:lang w:eastAsia="pt-BR" w:bidi="ar-SA"/>
        </w:rPr>
        <w:t>1</w:t>
      </w:r>
      <w:r w:rsidR="1AA47144" w:rsidRPr="14A0EBB0">
        <w:rPr>
          <w:rFonts w:ascii="Arial" w:eastAsiaTheme="minorEastAsia" w:hAnsi="Arial" w:cs="Arial"/>
          <w:sz w:val="19"/>
          <w:szCs w:val="19"/>
          <w:lang w:eastAsia="pt-BR" w:bidi="ar-SA"/>
        </w:rPr>
        <w:t xml:space="preserve"> deste documento</w:t>
      </w:r>
      <w:r w:rsidR="304241B1" w:rsidRPr="14A0EBB0">
        <w:rPr>
          <w:rFonts w:ascii="Arial" w:eastAsiaTheme="minorEastAsia" w:hAnsi="Arial" w:cs="Arial"/>
          <w:sz w:val="19"/>
          <w:szCs w:val="19"/>
          <w:lang w:eastAsia="pt-BR" w:bidi="ar-SA"/>
        </w:rPr>
        <w:t>.</w:t>
      </w:r>
    </w:p>
    <w:p w14:paraId="79B0323F" w14:textId="05A30E00" w:rsidR="00404AED" w:rsidRDefault="00404AED">
      <w:pPr>
        <w:tabs>
          <w:tab w:val="clear" w:pos="720"/>
        </w:tabs>
        <w:suppressAutoHyphens w:val="0"/>
        <w:rPr>
          <w:rFonts w:ascii="Arial" w:hAnsi="Arial" w:cs="Arial"/>
          <w:b/>
          <w:szCs w:val="20"/>
        </w:rPr>
      </w:pPr>
      <w:r>
        <w:rPr>
          <w:rFonts w:ascii="Arial" w:hAnsi="Arial" w:cs="Arial"/>
          <w:b/>
          <w:szCs w:val="20"/>
        </w:rPr>
        <w:br w:type="page"/>
      </w:r>
    </w:p>
    <w:p w14:paraId="77848AC0" w14:textId="710A29B3" w:rsidR="002F2DA7" w:rsidRPr="002F2DA7" w:rsidRDefault="59037399" w:rsidP="4B7FBB42">
      <w:pPr>
        <w:tabs>
          <w:tab w:val="clear" w:pos="720"/>
        </w:tabs>
        <w:suppressAutoHyphens w:val="0"/>
        <w:autoSpaceDE w:val="0"/>
        <w:autoSpaceDN w:val="0"/>
        <w:adjustRightInd w:val="0"/>
        <w:spacing w:after="0" w:line="240" w:lineRule="auto"/>
        <w:jc w:val="both"/>
        <w:rPr>
          <w:rFonts w:ascii="Arial" w:hAnsi="Arial" w:cs="Arial"/>
          <w:b/>
          <w:bCs/>
        </w:rPr>
      </w:pPr>
      <w:r w:rsidRPr="4B7FBB42">
        <w:rPr>
          <w:rFonts w:ascii="Arial" w:hAnsi="Arial" w:cs="Arial"/>
          <w:b/>
          <w:bCs/>
        </w:rPr>
        <w:lastRenderedPageBreak/>
        <w:t>6</w:t>
      </w:r>
      <w:r w:rsidR="002F2DA7" w:rsidRPr="4B7FBB42">
        <w:rPr>
          <w:rFonts w:ascii="Arial" w:hAnsi="Arial" w:cs="Arial"/>
          <w:b/>
          <w:bCs/>
        </w:rPr>
        <w:t xml:space="preserve"> CRONOGRAMA:</w:t>
      </w:r>
    </w:p>
    <w:p w14:paraId="1F2099B5" w14:textId="77777777" w:rsidR="00D53B7C" w:rsidRDefault="00D53B7C" w:rsidP="002F2DA7">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highlight w:val="yellow"/>
          <w:lang w:eastAsia="pt-BR" w:bidi="ar-SA"/>
        </w:rPr>
      </w:pPr>
    </w:p>
    <w:p w14:paraId="770AD193" w14:textId="77777777" w:rsidR="00D53B7C" w:rsidRDefault="00D53B7C" w:rsidP="00D53B7C">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Será conforme a disponibilidade do fornecedor, o local de retirada será indicado pela CONTRATANTE.</w:t>
      </w:r>
    </w:p>
    <w:p w14:paraId="0C215D74" w14:textId="77777777" w:rsidR="00D53B7C" w:rsidRDefault="00D53B7C" w:rsidP="71922327">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4A800B6" w14:textId="5B0F2B5B" w:rsidR="002F2DA7" w:rsidRDefault="00C97076" w:rsidP="71922327">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71922327">
        <w:rPr>
          <w:rFonts w:ascii="Arial" w:eastAsiaTheme="minorEastAsia" w:hAnsi="Arial" w:cs="Arial"/>
          <w:sz w:val="19"/>
          <w:szCs w:val="19"/>
          <w:lang w:eastAsia="pt-BR" w:bidi="ar-SA"/>
        </w:rPr>
        <w:t xml:space="preserve">O prazo para realização dos serviços é de </w:t>
      </w:r>
      <w:r w:rsidR="002859A1" w:rsidRPr="71922327">
        <w:rPr>
          <w:rFonts w:ascii="Arial" w:eastAsiaTheme="minorEastAsia" w:hAnsi="Arial" w:cs="Arial"/>
          <w:sz w:val="19"/>
          <w:szCs w:val="19"/>
          <w:lang w:eastAsia="pt-BR" w:bidi="ar-SA"/>
        </w:rPr>
        <w:t xml:space="preserve">até </w:t>
      </w:r>
      <w:r w:rsidR="695BE663" w:rsidRPr="71922327">
        <w:rPr>
          <w:rFonts w:ascii="Arial" w:eastAsiaTheme="minorEastAsia" w:hAnsi="Arial" w:cs="Arial"/>
          <w:sz w:val="19"/>
          <w:szCs w:val="19"/>
          <w:lang w:eastAsia="pt-BR" w:bidi="ar-SA"/>
        </w:rPr>
        <w:t>2</w:t>
      </w:r>
      <w:r w:rsidRPr="71922327">
        <w:rPr>
          <w:rFonts w:ascii="Arial" w:eastAsiaTheme="minorEastAsia" w:hAnsi="Arial" w:cs="Arial"/>
          <w:sz w:val="19"/>
          <w:szCs w:val="19"/>
          <w:lang w:eastAsia="pt-BR" w:bidi="ar-SA"/>
        </w:rPr>
        <w:t>0 (</w:t>
      </w:r>
      <w:r w:rsidR="73F34019" w:rsidRPr="71922327">
        <w:rPr>
          <w:rFonts w:ascii="Arial" w:eastAsiaTheme="minorEastAsia" w:hAnsi="Arial" w:cs="Arial"/>
          <w:sz w:val="19"/>
          <w:szCs w:val="19"/>
          <w:lang w:eastAsia="pt-BR" w:bidi="ar-SA"/>
        </w:rPr>
        <w:t>vinte</w:t>
      </w:r>
      <w:r w:rsidRPr="71922327">
        <w:rPr>
          <w:rFonts w:ascii="Arial" w:eastAsiaTheme="minorEastAsia" w:hAnsi="Arial" w:cs="Arial"/>
          <w:sz w:val="19"/>
          <w:szCs w:val="19"/>
          <w:lang w:eastAsia="pt-BR" w:bidi="ar-SA"/>
        </w:rPr>
        <w:t>) dias, a contar da solicitação dos serviços ora listados no item 1.1 e 2 deste documento, considerando cada trajeto.</w:t>
      </w:r>
    </w:p>
    <w:p w14:paraId="2A0CD307" w14:textId="77777777" w:rsidR="00404AED" w:rsidRDefault="00404AED" w:rsidP="4B7FBB42">
      <w:pPr>
        <w:tabs>
          <w:tab w:val="clear" w:pos="720"/>
        </w:tabs>
        <w:suppressAutoHyphens w:val="0"/>
        <w:autoSpaceDE w:val="0"/>
        <w:autoSpaceDN w:val="0"/>
        <w:adjustRightInd w:val="0"/>
        <w:spacing w:after="0" w:line="240" w:lineRule="auto"/>
        <w:jc w:val="both"/>
        <w:rPr>
          <w:rFonts w:ascii="Arial" w:hAnsi="Arial" w:cs="Arial"/>
          <w:b/>
          <w:bCs/>
        </w:rPr>
      </w:pPr>
    </w:p>
    <w:p w14:paraId="48044D6C" w14:textId="071ACBE5" w:rsidR="00C97076" w:rsidRDefault="4AC5BB2E" w:rsidP="4B7FBB42">
      <w:pPr>
        <w:tabs>
          <w:tab w:val="clear" w:pos="720"/>
        </w:tabs>
        <w:suppressAutoHyphens w:val="0"/>
        <w:autoSpaceDE w:val="0"/>
        <w:autoSpaceDN w:val="0"/>
        <w:adjustRightInd w:val="0"/>
        <w:spacing w:after="0" w:line="240" w:lineRule="auto"/>
        <w:jc w:val="both"/>
        <w:rPr>
          <w:rFonts w:ascii="Arial" w:hAnsi="Arial" w:cs="Arial"/>
          <w:b/>
          <w:bCs/>
        </w:rPr>
      </w:pPr>
      <w:r w:rsidRPr="4B7FBB42">
        <w:rPr>
          <w:rFonts w:ascii="Arial" w:hAnsi="Arial" w:cs="Arial"/>
          <w:b/>
          <w:bCs/>
        </w:rPr>
        <w:t>7</w:t>
      </w:r>
      <w:r w:rsidR="00C97076" w:rsidRPr="4B7FBB42">
        <w:rPr>
          <w:rFonts w:ascii="Arial" w:hAnsi="Arial" w:cs="Arial"/>
          <w:b/>
          <w:bCs/>
        </w:rPr>
        <w:t xml:space="preserve"> FORMA DE PAGAMENTO:</w:t>
      </w:r>
    </w:p>
    <w:p w14:paraId="3C96C6FC" w14:textId="77777777" w:rsidR="00C97076" w:rsidRPr="002F2DA7" w:rsidRDefault="00C97076" w:rsidP="00C97076">
      <w:pPr>
        <w:tabs>
          <w:tab w:val="clear" w:pos="720"/>
        </w:tabs>
        <w:suppressAutoHyphens w:val="0"/>
        <w:autoSpaceDE w:val="0"/>
        <w:autoSpaceDN w:val="0"/>
        <w:adjustRightInd w:val="0"/>
        <w:spacing w:after="0" w:line="240" w:lineRule="auto"/>
        <w:jc w:val="both"/>
        <w:rPr>
          <w:rFonts w:ascii="Arial" w:hAnsi="Arial" w:cs="Arial"/>
          <w:b/>
          <w:szCs w:val="20"/>
        </w:rPr>
      </w:pPr>
    </w:p>
    <w:p w14:paraId="55D3F084" w14:textId="4DEA3041" w:rsidR="00C97076" w:rsidRDefault="00C97076" w:rsidP="00C9707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O pagamento relativo aos serviços realizados será efetuado em até 30 (trinta) dias, contados da data da aceitação dos serviços prestados e após conferência da fatura apresentada, podendo ser nos dias 05, 10, 15, 20 e 25 do mês subsequente.</w:t>
      </w:r>
    </w:p>
    <w:p w14:paraId="3B4785F7" w14:textId="77777777" w:rsidR="00C97076" w:rsidRDefault="00C97076" w:rsidP="00C9707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E7185CC" w14:textId="2417E3E5" w:rsidR="00C97076" w:rsidRDefault="00C97076" w:rsidP="00C9707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O faturamento das prestações dos serviços será feito mediante apresentação de nota fiscal de serviço ou conforme solicitação prévia do SENAI/DR/BA, discriminando-se, em uma única fatura, os custos com os serviços, com aplicação dos impostos aos serviços prestados.</w:t>
      </w:r>
    </w:p>
    <w:p w14:paraId="5426B4DB" w14:textId="77777777" w:rsidR="00C97076" w:rsidRDefault="00C97076" w:rsidP="00C9707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001EDF4B" w14:textId="01281974" w:rsidR="00C97076" w:rsidRPr="008076D7" w:rsidRDefault="58FD8409" w:rsidP="4B7FBB42">
      <w:pPr>
        <w:pStyle w:val="PargrafodaLista"/>
        <w:tabs>
          <w:tab w:val="clear" w:pos="720"/>
          <w:tab w:val="left" w:pos="284"/>
          <w:tab w:val="left" w:pos="426"/>
        </w:tabs>
        <w:spacing w:after="0" w:line="240" w:lineRule="auto"/>
        <w:ind w:left="0"/>
        <w:rPr>
          <w:rFonts w:ascii="Arial" w:hAnsi="Arial" w:cs="Arial"/>
          <w:b/>
          <w:bCs/>
        </w:rPr>
      </w:pPr>
      <w:r w:rsidRPr="4B7FBB42">
        <w:rPr>
          <w:rFonts w:ascii="Arial" w:eastAsiaTheme="minorEastAsia" w:hAnsi="Arial" w:cs="Arial"/>
          <w:b/>
          <w:bCs/>
          <w:lang w:eastAsia="pt-BR" w:bidi="ar-SA"/>
        </w:rPr>
        <w:t>8</w:t>
      </w:r>
      <w:r w:rsidR="00C97076" w:rsidRPr="4B7FBB42">
        <w:rPr>
          <w:rFonts w:ascii="Arial" w:eastAsiaTheme="minorEastAsia" w:hAnsi="Arial" w:cs="Arial"/>
          <w:b/>
          <w:bCs/>
          <w:lang w:eastAsia="pt-BR" w:bidi="ar-SA"/>
        </w:rPr>
        <w:t xml:space="preserve"> VIGÊNCIA DO CONTRATO</w:t>
      </w:r>
      <w:r w:rsidR="00C97076" w:rsidRPr="4B7FBB42">
        <w:rPr>
          <w:rFonts w:ascii="Arial" w:eastAsiaTheme="minorEastAsia" w:hAnsi="Arial" w:cs="Arial"/>
          <w:lang w:eastAsia="pt-BR" w:bidi="ar-SA"/>
        </w:rPr>
        <w:t>:</w:t>
      </w:r>
    </w:p>
    <w:p w14:paraId="3A120A5A" w14:textId="77777777" w:rsidR="00C97076" w:rsidRDefault="00C97076" w:rsidP="00C9707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6123F40A" w14:textId="7DC872DC" w:rsidR="00C97076" w:rsidRDefault="00C97076" w:rsidP="00C97076">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 xml:space="preserve">A vigência do contrato terá duração de até </w:t>
      </w:r>
      <w:r w:rsidR="00D53B7C">
        <w:rPr>
          <w:rFonts w:ascii="Arial" w:eastAsiaTheme="minorEastAsia" w:hAnsi="Arial" w:cs="Arial"/>
          <w:sz w:val="19"/>
          <w:szCs w:val="19"/>
          <w:lang w:eastAsia="pt-BR" w:bidi="ar-SA"/>
        </w:rPr>
        <w:t>18 meses</w:t>
      </w:r>
      <w:r w:rsidRPr="003F7BB4">
        <w:rPr>
          <w:rFonts w:ascii="Arial" w:eastAsiaTheme="minorEastAsia" w:hAnsi="Arial" w:cs="Arial"/>
          <w:color w:val="000000" w:themeColor="text1"/>
          <w:sz w:val="19"/>
          <w:szCs w:val="19"/>
          <w:lang w:eastAsia="pt-BR" w:bidi="ar-SA"/>
        </w:rPr>
        <w:t>,</w:t>
      </w:r>
      <w:r w:rsidR="00D53B7C">
        <w:rPr>
          <w:rFonts w:ascii="Arial" w:eastAsiaTheme="minorEastAsia" w:hAnsi="Arial" w:cs="Arial"/>
          <w:color w:val="000000" w:themeColor="text1"/>
          <w:sz w:val="19"/>
          <w:szCs w:val="19"/>
          <w:lang w:eastAsia="pt-BR" w:bidi="ar-SA"/>
        </w:rPr>
        <w:t xml:space="preserve"> </w:t>
      </w:r>
      <w:r>
        <w:rPr>
          <w:rFonts w:ascii="Arial" w:eastAsiaTheme="minorEastAsia" w:hAnsi="Arial" w:cs="Arial"/>
          <w:sz w:val="19"/>
          <w:szCs w:val="19"/>
          <w:lang w:eastAsia="pt-BR" w:bidi="ar-SA"/>
        </w:rPr>
        <w:t>contados da data de sua assinatura, podendo ser prorrogado mediante a celebração de Termo Aditivo.</w:t>
      </w:r>
    </w:p>
    <w:p w14:paraId="4C30389B"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70F88120" w14:textId="0C0AF390" w:rsidR="005D5ED2" w:rsidRPr="008076D7" w:rsidRDefault="1CCB113A" w:rsidP="4B7FBB42">
      <w:pPr>
        <w:pStyle w:val="PargrafodaLista"/>
        <w:tabs>
          <w:tab w:val="clear" w:pos="720"/>
          <w:tab w:val="left" w:pos="284"/>
          <w:tab w:val="left" w:pos="426"/>
        </w:tabs>
        <w:spacing w:after="0" w:line="240" w:lineRule="auto"/>
        <w:ind w:left="0"/>
        <w:rPr>
          <w:rFonts w:ascii="Arial" w:hAnsi="Arial" w:cs="Arial"/>
          <w:b/>
          <w:bCs/>
        </w:rPr>
      </w:pPr>
      <w:r w:rsidRPr="4B7FBB42">
        <w:rPr>
          <w:rFonts w:ascii="Arial" w:eastAsiaTheme="minorEastAsia" w:hAnsi="Arial" w:cs="Arial"/>
          <w:b/>
          <w:bCs/>
          <w:lang w:eastAsia="pt-BR" w:bidi="ar-SA"/>
        </w:rPr>
        <w:t xml:space="preserve">9 </w:t>
      </w:r>
      <w:r w:rsidR="002F2DA7" w:rsidRPr="4B7FBB42">
        <w:rPr>
          <w:rFonts w:ascii="Arial" w:eastAsiaTheme="minorEastAsia" w:hAnsi="Arial" w:cs="Arial"/>
          <w:b/>
          <w:bCs/>
          <w:lang w:eastAsia="pt-BR" w:bidi="ar-SA"/>
        </w:rPr>
        <w:t>COMENTÁRIOS E CONSIDERAÇÕES FINAIS</w:t>
      </w:r>
      <w:r w:rsidR="002F2DA7" w:rsidRPr="4B7FBB42">
        <w:rPr>
          <w:rFonts w:ascii="Arial" w:eastAsiaTheme="minorEastAsia" w:hAnsi="Arial" w:cs="Arial"/>
          <w:lang w:eastAsia="pt-BR" w:bidi="ar-SA"/>
        </w:rPr>
        <w:t>:</w:t>
      </w:r>
    </w:p>
    <w:p w14:paraId="12E046F9" w14:textId="77777777" w:rsidR="003F7BB4" w:rsidRDefault="003F7BB4" w:rsidP="005D5ED2">
      <w:pPr>
        <w:tabs>
          <w:tab w:val="clear" w:pos="720"/>
        </w:tabs>
        <w:suppressAutoHyphens w:val="0"/>
        <w:autoSpaceDE w:val="0"/>
        <w:autoSpaceDN w:val="0"/>
        <w:adjustRightInd w:val="0"/>
        <w:spacing w:after="0" w:line="240" w:lineRule="auto"/>
        <w:jc w:val="both"/>
        <w:rPr>
          <w:rFonts w:ascii="Arial" w:eastAsiaTheme="minorEastAsia" w:hAnsi="Arial" w:cs="Arial"/>
          <w:b/>
          <w:sz w:val="19"/>
          <w:szCs w:val="19"/>
          <w:lang w:eastAsia="pt-BR" w:bidi="ar-SA"/>
        </w:rPr>
      </w:pPr>
    </w:p>
    <w:p w14:paraId="19FAD921" w14:textId="0DDF0FDE" w:rsidR="00D53B7C" w:rsidRDefault="00D53B7C" w:rsidP="71922327">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71922327">
        <w:rPr>
          <w:rFonts w:ascii="Arial" w:eastAsiaTheme="minorEastAsia" w:hAnsi="Arial" w:cs="Arial"/>
          <w:sz w:val="19"/>
          <w:szCs w:val="19"/>
          <w:lang w:eastAsia="pt-BR" w:bidi="ar-SA"/>
        </w:rPr>
        <w:t xml:space="preserve">Prazo de execução: </w:t>
      </w:r>
      <w:r w:rsidR="02FD8E97" w:rsidRPr="71922327">
        <w:rPr>
          <w:rFonts w:ascii="Arial" w:eastAsiaTheme="minorEastAsia" w:hAnsi="Arial" w:cs="Arial"/>
          <w:sz w:val="19"/>
          <w:szCs w:val="19"/>
          <w:lang w:eastAsia="pt-BR" w:bidi="ar-SA"/>
        </w:rPr>
        <w:t>20</w:t>
      </w:r>
      <w:r w:rsidRPr="71922327">
        <w:rPr>
          <w:rFonts w:ascii="Arial" w:eastAsiaTheme="minorEastAsia" w:hAnsi="Arial" w:cs="Arial"/>
          <w:sz w:val="19"/>
          <w:szCs w:val="19"/>
          <w:lang w:eastAsia="pt-BR" w:bidi="ar-SA"/>
        </w:rPr>
        <w:t xml:space="preserve"> (</w:t>
      </w:r>
      <w:r w:rsidR="1F3DFFCC" w:rsidRPr="71922327">
        <w:rPr>
          <w:rFonts w:ascii="Arial" w:eastAsiaTheme="minorEastAsia" w:hAnsi="Arial" w:cs="Arial"/>
          <w:sz w:val="19"/>
          <w:szCs w:val="19"/>
          <w:lang w:eastAsia="pt-BR" w:bidi="ar-SA"/>
        </w:rPr>
        <w:t>vinte</w:t>
      </w:r>
      <w:r w:rsidRPr="71922327">
        <w:rPr>
          <w:rFonts w:ascii="Arial" w:eastAsiaTheme="minorEastAsia" w:hAnsi="Arial" w:cs="Arial"/>
          <w:sz w:val="19"/>
          <w:szCs w:val="19"/>
          <w:lang w:eastAsia="pt-BR" w:bidi="ar-SA"/>
        </w:rPr>
        <w:t xml:space="preserve">) dias, a contar da solicitação dos serviços e recepção da </w:t>
      </w:r>
      <w:proofErr w:type="spellStart"/>
      <w:r w:rsidRPr="71922327">
        <w:rPr>
          <w:rFonts w:ascii="Arial" w:eastAsiaTheme="minorEastAsia" w:hAnsi="Arial" w:cs="Arial"/>
          <w:sz w:val="19"/>
          <w:szCs w:val="19"/>
          <w:lang w:eastAsia="pt-BR" w:bidi="ar-SA"/>
        </w:rPr>
        <w:t>invoice</w:t>
      </w:r>
      <w:proofErr w:type="spellEnd"/>
      <w:r w:rsidRPr="71922327">
        <w:rPr>
          <w:rFonts w:ascii="Arial" w:eastAsiaTheme="minorEastAsia" w:hAnsi="Arial" w:cs="Arial"/>
          <w:sz w:val="19"/>
          <w:szCs w:val="19"/>
          <w:lang w:eastAsia="pt-BR" w:bidi="ar-SA"/>
        </w:rPr>
        <w:t xml:space="preserve"> e </w:t>
      </w:r>
      <w:proofErr w:type="spellStart"/>
      <w:r w:rsidRPr="71922327">
        <w:rPr>
          <w:rFonts w:ascii="Arial" w:eastAsiaTheme="minorEastAsia" w:hAnsi="Arial" w:cs="Arial"/>
          <w:sz w:val="19"/>
          <w:szCs w:val="19"/>
          <w:lang w:eastAsia="pt-BR" w:bidi="ar-SA"/>
        </w:rPr>
        <w:t>packlist</w:t>
      </w:r>
      <w:proofErr w:type="spellEnd"/>
      <w:r w:rsidRPr="71922327">
        <w:rPr>
          <w:rFonts w:ascii="Arial" w:eastAsiaTheme="minorEastAsia" w:hAnsi="Arial" w:cs="Arial"/>
          <w:sz w:val="19"/>
          <w:szCs w:val="19"/>
          <w:lang w:eastAsia="pt-BR" w:bidi="ar-SA"/>
        </w:rPr>
        <w:t>.</w:t>
      </w:r>
    </w:p>
    <w:p w14:paraId="213B0F36" w14:textId="77777777" w:rsidR="009871F8" w:rsidRPr="00A13D17" w:rsidRDefault="009871F8"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sidRPr="00A13D17">
        <w:rPr>
          <w:rFonts w:ascii="Arial" w:eastAsiaTheme="minorEastAsia" w:hAnsi="Arial" w:cs="Arial"/>
          <w:sz w:val="19"/>
          <w:szCs w:val="19"/>
          <w:lang w:eastAsia="pt-BR" w:bidi="ar-SA"/>
        </w:rPr>
        <w:t>Para armazenagem, será pago pela CONTRATANTE somente o efetivamente realizado.</w:t>
      </w:r>
    </w:p>
    <w:p w14:paraId="71C35EC2"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3F452C9F" w14:textId="77777777" w:rsidR="00D53B7C" w:rsidRPr="00781A63" w:rsidRDefault="00D53B7C" w:rsidP="00D53B7C">
      <w:pPr>
        <w:tabs>
          <w:tab w:val="clear" w:pos="720"/>
        </w:tabs>
        <w:suppressAutoHyphens w:val="0"/>
        <w:spacing w:after="120" w:line="240" w:lineRule="auto"/>
        <w:jc w:val="both"/>
        <w:rPr>
          <w:rFonts w:ascii="Arial" w:eastAsiaTheme="minorEastAsia" w:hAnsi="Arial" w:cs="Arial"/>
          <w:b/>
          <w:bCs/>
          <w:szCs w:val="20"/>
          <w:lang w:eastAsia="pt-BR"/>
        </w:rPr>
      </w:pPr>
      <w:r w:rsidRPr="00781A63">
        <w:rPr>
          <w:rFonts w:ascii="Arial" w:eastAsiaTheme="minorEastAsia" w:hAnsi="Arial" w:cs="Arial"/>
          <w:b/>
          <w:bCs/>
          <w:szCs w:val="20"/>
          <w:lang w:eastAsia="pt-BR"/>
        </w:rPr>
        <w:t xml:space="preserve">Contatos relevantes:  </w:t>
      </w:r>
    </w:p>
    <w:tbl>
      <w:tblPr>
        <w:tblStyle w:val="Tabelacomgrade"/>
        <w:tblW w:w="9205" w:type="dxa"/>
        <w:tblLook w:val="04A0" w:firstRow="1" w:lastRow="0" w:firstColumn="1" w:lastColumn="0" w:noHBand="0" w:noVBand="1"/>
      </w:tblPr>
      <w:tblGrid>
        <w:gridCol w:w="2105"/>
        <w:gridCol w:w="1937"/>
        <w:gridCol w:w="2021"/>
        <w:gridCol w:w="3142"/>
      </w:tblGrid>
      <w:tr w:rsidR="00D53B7C" w14:paraId="22C5D3B6" w14:textId="77777777" w:rsidTr="000D4514">
        <w:tc>
          <w:tcPr>
            <w:tcW w:w="2105" w:type="dxa"/>
            <w:vAlign w:val="center"/>
          </w:tcPr>
          <w:p w14:paraId="5BCD9F1C" w14:textId="77777777" w:rsidR="00D53B7C" w:rsidRPr="00121F57" w:rsidRDefault="00D53B7C" w:rsidP="000D4514">
            <w:pPr>
              <w:jc w:val="center"/>
              <w:rPr>
                <w:rFonts w:ascii="Arial" w:eastAsiaTheme="minorEastAsia" w:hAnsi="Arial" w:cs="Arial"/>
              </w:rPr>
            </w:pPr>
            <w:r w:rsidRPr="00121F57">
              <w:rPr>
                <w:rFonts w:ascii="Arial" w:eastAsiaTheme="minorEastAsia" w:hAnsi="Arial" w:cs="Arial"/>
              </w:rPr>
              <w:t>EMPRESA</w:t>
            </w:r>
          </w:p>
        </w:tc>
        <w:tc>
          <w:tcPr>
            <w:tcW w:w="1937" w:type="dxa"/>
            <w:vAlign w:val="center"/>
          </w:tcPr>
          <w:p w14:paraId="7A5DDCB8" w14:textId="77777777" w:rsidR="00D53B7C" w:rsidRPr="00121F57" w:rsidRDefault="00D53B7C" w:rsidP="000D4514">
            <w:pPr>
              <w:jc w:val="center"/>
              <w:rPr>
                <w:rFonts w:ascii="Arial" w:eastAsiaTheme="minorEastAsia" w:hAnsi="Arial" w:cs="Arial"/>
              </w:rPr>
            </w:pPr>
            <w:r w:rsidRPr="00121F57">
              <w:rPr>
                <w:rFonts w:ascii="Arial" w:eastAsiaTheme="minorEastAsia" w:hAnsi="Arial" w:cs="Arial"/>
              </w:rPr>
              <w:t>NOME</w:t>
            </w:r>
          </w:p>
        </w:tc>
        <w:tc>
          <w:tcPr>
            <w:tcW w:w="2021" w:type="dxa"/>
            <w:vAlign w:val="center"/>
          </w:tcPr>
          <w:p w14:paraId="7DE98017" w14:textId="77777777" w:rsidR="00D53B7C" w:rsidRPr="00121F57" w:rsidRDefault="00D53B7C" w:rsidP="000D4514">
            <w:pPr>
              <w:jc w:val="center"/>
              <w:rPr>
                <w:rFonts w:ascii="Arial" w:eastAsiaTheme="minorEastAsia" w:hAnsi="Arial" w:cs="Arial"/>
              </w:rPr>
            </w:pPr>
            <w:r w:rsidRPr="00121F57">
              <w:rPr>
                <w:rFonts w:ascii="Arial" w:eastAsiaTheme="minorEastAsia" w:hAnsi="Arial" w:cs="Arial"/>
              </w:rPr>
              <w:t>TELEFONE</w:t>
            </w:r>
          </w:p>
        </w:tc>
        <w:tc>
          <w:tcPr>
            <w:tcW w:w="3142" w:type="dxa"/>
            <w:vAlign w:val="center"/>
          </w:tcPr>
          <w:p w14:paraId="01E3FF4D" w14:textId="77777777" w:rsidR="00D53B7C" w:rsidRPr="00121F57" w:rsidRDefault="00D53B7C" w:rsidP="000D4514">
            <w:pPr>
              <w:jc w:val="center"/>
              <w:rPr>
                <w:rFonts w:ascii="Arial" w:eastAsiaTheme="minorEastAsia" w:hAnsi="Arial" w:cs="Arial"/>
              </w:rPr>
            </w:pPr>
            <w:r w:rsidRPr="00121F57">
              <w:rPr>
                <w:rFonts w:ascii="Arial" w:eastAsiaTheme="minorEastAsia" w:hAnsi="Arial" w:cs="Arial"/>
              </w:rPr>
              <w:t>E-MAIL</w:t>
            </w:r>
          </w:p>
        </w:tc>
      </w:tr>
      <w:tr w:rsidR="00D53B7C" w:rsidRPr="00121F57" w14:paraId="0126F3A1" w14:textId="77777777" w:rsidTr="00FA578B">
        <w:trPr>
          <w:trHeight w:val="784"/>
        </w:trPr>
        <w:tc>
          <w:tcPr>
            <w:tcW w:w="2105" w:type="dxa"/>
            <w:vAlign w:val="center"/>
          </w:tcPr>
          <w:p w14:paraId="1A57C371" w14:textId="77777777" w:rsidR="00D53B7C" w:rsidRPr="007725BC" w:rsidRDefault="00D53B7C" w:rsidP="00FA578B">
            <w:pPr>
              <w:jc w:val="center"/>
              <w:rPr>
                <w:rFonts w:ascii="Arial" w:eastAsiaTheme="minorEastAsia" w:hAnsi="Arial" w:cs="Arial"/>
              </w:rPr>
            </w:pPr>
            <w:r w:rsidRPr="007725BC">
              <w:rPr>
                <w:rFonts w:ascii="Arial" w:eastAsiaTheme="minorEastAsia" w:hAnsi="Arial" w:cs="Arial"/>
              </w:rPr>
              <w:t>SENAI CIMATEC</w:t>
            </w:r>
          </w:p>
        </w:tc>
        <w:tc>
          <w:tcPr>
            <w:tcW w:w="1937" w:type="dxa"/>
            <w:vAlign w:val="center"/>
          </w:tcPr>
          <w:p w14:paraId="33F173C2" w14:textId="77777777" w:rsidR="00D53B7C" w:rsidRPr="007725BC" w:rsidRDefault="00D53B7C" w:rsidP="00FA578B">
            <w:pPr>
              <w:jc w:val="center"/>
              <w:rPr>
                <w:rFonts w:ascii="Arial" w:eastAsiaTheme="minorEastAsia" w:hAnsi="Arial" w:cs="Arial"/>
              </w:rPr>
            </w:pPr>
            <w:r w:rsidRPr="007725BC">
              <w:rPr>
                <w:rFonts w:ascii="Arial" w:eastAsiaTheme="minorEastAsia" w:hAnsi="Arial" w:cs="Arial"/>
              </w:rPr>
              <w:t>Frederico Oliveira</w:t>
            </w:r>
          </w:p>
        </w:tc>
        <w:tc>
          <w:tcPr>
            <w:tcW w:w="2021" w:type="dxa"/>
            <w:vAlign w:val="center"/>
          </w:tcPr>
          <w:p w14:paraId="50F2ABAC" w14:textId="77777777" w:rsidR="00D53B7C" w:rsidRPr="007725BC" w:rsidRDefault="00D53B7C" w:rsidP="00FA578B">
            <w:pPr>
              <w:jc w:val="center"/>
              <w:rPr>
                <w:rFonts w:ascii="Arial" w:eastAsiaTheme="minorEastAsia" w:hAnsi="Arial" w:cs="Arial"/>
                <w:sz w:val="18"/>
                <w:szCs w:val="22"/>
              </w:rPr>
            </w:pPr>
            <w:r w:rsidRPr="007725BC">
              <w:rPr>
                <w:rFonts w:ascii="Arial" w:eastAsiaTheme="minorEastAsia" w:hAnsi="Arial" w:cs="Arial"/>
                <w:sz w:val="18"/>
                <w:szCs w:val="22"/>
              </w:rPr>
              <w:t>+55 71 9 9297-9988</w:t>
            </w:r>
          </w:p>
        </w:tc>
        <w:tc>
          <w:tcPr>
            <w:tcW w:w="3142" w:type="dxa"/>
            <w:vAlign w:val="center"/>
          </w:tcPr>
          <w:p w14:paraId="08B0C94B" w14:textId="77777777" w:rsidR="00D53B7C" w:rsidRPr="00FA578B" w:rsidRDefault="00D53B7C" w:rsidP="00FA578B">
            <w:pPr>
              <w:jc w:val="center"/>
              <w:rPr>
                <w:rStyle w:val="Hyperlink"/>
              </w:rPr>
            </w:pPr>
            <w:hyperlink r:id="rId11" w:history="1">
              <w:r w:rsidRPr="00FA578B">
                <w:rPr>
                  <w:rStyle w:val="Hyperlink"/>
                  <w:rFonts w:ascii="Arial" w:eastAsiaTheme="minorEastAsia" w:hAnsi="Arial" w:cs="Arial"/>
                </w:rPr>
                <w:t>f</w:t>
              </w:r>
              <w:r w:rsidRPr="00332660">
                <w:rPr>
                  <w:rStyle w:val="Hyperlink"/>
                  <w:rFonts w:ascii="Arial" w:eastAsiaTheme="minorEastAsia" w:hAnsi="Arial" w:cs="Arial"/>
                </w:rPr>
                <w:t>rederico.oliveira@fieb.org.br</w:t>
              </w:r>
            </w:hyperlink>
          </w:p>
        </w:tc>
      </w:tr>
      <w:tr w:rsidR="00D53B7C" w14:paraId="0485452B" w14:textId="77777777" w:rsidTr="00FA578B">
        <w:trPr>
          <w:trHeight w:val="784"/>
        </w:trPr>
        <w:tc>
          <w:tcPr>
            <w:tcW w:w="2105" w:type="dxa"/>
            <w:vAlign w:val="center"/>
          </w:tcPr>
          <w:p w14:paraId="4E5D0F80" w14:textId="77777777" w:rsidR="00D53B7C" w:rsidRPr="007725BC" w:rsidRDefault="00D53B7C" w:rsidP="00FA578B">
            <w:pPr>
              <w:jc w:val="center"/>
              <w:rPr>
                <w:rFonts w:ascii="Arial" w:eastAsiaTheme="minorEastAsia" w:hAnsi="Arial" w:cs="Arial"/>
              </w:rPr>
            </w:pPr>
            <w:r w:rsidRPr="007725BC">
              <w:rPr>
                <w:rFonts w:ascii="Arial" w:eastAsiaTheme="minorEastAsia" w:hAnsi="Arial" w:cs="Arial"/>
              </w:rPr>
              <w:t>SENAI CIMATEC</w:t>
            </w:r>
          </w:p>
        </w:tc>
        <w:tc>
          <w:tcPr>
            <w:tcW w:w="1937" w:type="dxa"/>
            <w:vAlign w:val="center"/>
          </w:tcPr>
          <w:p w14:paraId="63287B30" w14:textId="77777777" w:rsidR="00D53B7C" w:rsidRPr="007725BC" w:rsidRDefault="00D53B7C" w:rsidP="00FA578B">
            <w:pPr>
              <w:jc w:val="center"/>
              <w:rPr>
                <w:rFonts w:ascii="Arial" w:eastAsiaTheme="minorEastAsia" w:hAnsi="Arial" w:cs="Arial"/>
              </w:rPr>
            </w:pPr>
            <w:r>
              <w:rPr>
                <w:rFonts w:ascii="Arial" w:eastAsiaTheme="minorEastAsia" w:hAnsi="Arial" w:cs="Arial"/>
              </w:rPr>
              <w:t>A</w:t>
            </w:r>
            <w:r w:rsidRPr="00FA578B">
              <w:rPr>
                <w:rFonts w:ascii="Arial" w:eastAsiaTheme="minorEastAsia" w:hAnsi="Arial" w:cs="Arial"/>
              </w:rPr>
              <w:t>lan Gramacho</w:t>
            </w:r>
          </w:p>
        </w:tc>
        <w:tc>
          <w:tcPr>
            <w:tcW w:w="2021" w:type="dxa"/>
            <w:vAlign w:val="center"/>
          </w:tcPr>
          <w:p w14:paraId="230AD601" w14:textId="77777777" w:rsidR="00D53B7C" w:rsidRPr="007725BC" w:rsidRDefault="00D53B7C" w:rsidP="00FA578B">
            <w:pPr>
              <w:jc w:val="center"/>
              <w:rPr>
                <w:rFonts w:ascii="Arial" w:eastAsiaTheme="minorEastAsia" w:hAnsi="Arial" w:cs="Arial"/>
              </w:rPr>
            </w:pPr>
            <w:r w:rsidRPr="007725BC">
              <w:rPr>
                <w:rFonts w:ascii="Arial" w:eastAsiaTheme="minorEastAsia" w:hAnsi="Arial" w:cs="Arial"/>
                <w:sz w:val="18"/>
                <w:szCs w:val="22"/>
              </w:rPr>
              <w:t xml:space="preserve">+55 </w:t>
            </w:r>
            <w:r>
              <w:rPr>
                <w:rFonts w:ascii="Arial" w:eastAsiaTheme="minorEastAsia" w:hAnsi="Arial" w:cs="Arial"/>
                <w:sz w:val="18"/>
                <w:szCs w:val="22"/>
              </w:rPr>
              <w:t>1</w:t>
            </w:r>
            <w:r w:rsidRPr="007725BC">
              <w:rPr>
                <w:rFonts w:ascii="Arial" w:eastAsiaTheme="minorEastAsia" w:hAnsi="Arial" w:cs="Arial"/>
                <w:sz w:val="18"/>
                <w:szCs w:val="22"/>
              </w:rPr>
              <w:t>1 9</w:t>
            </w:r>
            <w:r>
              <w:rPr>
                <w:rFonts w:ascii="Arial" w:eastAsiaTheme="minorEastAsia" w:hAnsi="Arial" w:cs="Arial"/>
                <w:sz w:val="18"/>
                <w:szCs w:val="22"/>
              </w:rPr>
              <w:t>1474-2260</w:t>
            </w:r>
          </w:p>
        </w:tc>
        <w:tc>
          <w:tcPr>
            <w:tcW w:w="3142" w:type="dxa"/>
            <w:vAlign w:val="center"/>
          </w:tcPr>
          <w:p w14:paraId="71C0979D" w14:textId="77777777" w:rsidR="00D53B7C" w:rsidRPr="007725BC" w:rsidRDefault="00D53B7C" w:rsidP="00FA578B">
            <w:pPr>
              <w:jc w:val="center"/>
              <w:rPr>
                <w:rFonts w:ascii="Arial" w:eastAsiaTheme="minorEastAsia" w:hAnsi="Arial" w:cs="Arial"/>
              </w:rPr>
            </w:pPr>
            <w:r w:rsidRPr="007725BC">
              <w:rPr>
                <w:rStyle w:val="Hyperlink"/>
                <w:rFonts w:ascii="Arial" w:eastAsiaTheme="minorEastAsia" w:hAnsi="Arial" w:cs="Arial"/>
              </w:rPr>
              <w:t>alan.gramacho@fieb.org.br</w:t>
            </w:r>
          </w:p>
        </w:tc>
      </w:tr>
      <w:tr w:rsidR="00D53B7C" w:rsidRPr="005F3644" w14:paraId="7CD962F2" w14:textId="77777777" w:rsidTr="00FA578B">
        <w:trPr>
          <w:trHeight w:val="784"/>
        </w:trPr>
        <w:tc>
          <w:tcPr>
            <w:tcW w:w="2105" w:type="dxa"/>
            <w:vAlign w:val="center"/>
          </w:tcPr>
          <w:p w14:paraId="07BB4217" w14:textId="77777777" w:rsidR="00D53B7C" w:rsidRPr="00121F57" w:rsidRDefault="00D53B7C" w:rsidP="00FA578B">
            <w:pPr>
              <w:jc w:val="center"/>
              <w:rPr>
                <w:rFonts w:ascii="Arial" w:eastAsiaTheme="minorEastAsia" w:hAnsi="Arial" w:cs="Arial"/>
              </w:rPr>
            </w:pPr>
            <w:r w:rsidRPr="00121F57">
              <w:rPr>
                <w:rFonts w:ascii="Arial" w:eastAsiaTheme="minorEastAsia" w:hAnsi="Arial" w:cs="Arial"/>
              </w:rPr>
              <w:t>SAFT</w:t>
            </w:r>
          </w:p>
        </w:tc>
        <w:tc>
          <w:tcPr>
            <w:tcW w:w="1937" w:type="dxa"/>
            <w:vAlign w:val="center"/>
          </w:tcPr>
          <w:p w14:paraId="1165F289" w14:textId="3FAA7D39" w:rsidR="00D53B7C" w:rsidRPr="00121F57" w:rsidRDefault="00D53B7C" w:rsidP="00FA578B">
            <w:pPr>
              <w:jc w:val="center"/>
              <w:rPr>
                <w:rFonts w:ascii="Arial" w:eastAsiaTheme="minorEastAsia" w:hAnsi="Arial" w:cs="Arial"/>
              </w:rPr>
            </w:pPr>
            <w:r w:rsidRPr="00121F57">
              <w:rPr>
                <w:rFonts w:ascii="Arial" w:eastAsiaTheme="minorEastAsia" w:hAnsi="Arial" w:cs="Arial"/>
              </w:rPr>
              <w:t>Yan</w:t>
            </w:r>
            <w:r w:rsidR="00FA578B">
              <w:rPr>
                <w:rFonts w:ascii="Arial" w:eastAsiaTheme="minorEastAsia" w:hAnsi="Arial" w:cs="Arial"/>
              </w:rPr>
              <w:t>n</w:t>
            </w:r>
            <w:r w:rsidRPr="00121F57">
              <w:rPr>
                <w:rFonts w:ascii="Arial" w:eastAsiaTheme="minorEastAsia" w:hAnsi="Arial" w:cs="Arial"/>
              </w:rPr>
              <w:t xml:space="preserve"> </w:t>
            </w:r>
            <w:proofErr w:type="spellStart"/>
            <w:r w:rsidRPr="00121F57">
              <w:rPr>
                <w:rFonts w:ascii="Arial" w:eastAsiaTheme="minorEastAsia" w:hAnsi="Arial" w:cs="Arial"/>
              </w:rPr>
              <w:t>Lafond</w:t>
            </w:r>
            <w:proofErr w:type="spellEnd"/>
          </w:p>
        </w:tc>
        <w:tc>
          <w:tcPr>
            <w:tcW w:w="2021" w:type="dxa"/>
            <w:vAlign w:val="center"/>
          </w:tcPr>
          <w:p w14:paraId="7D04B966" w14:textId="54B48063" w:rsidR="00D53B7C" w:rsidRPr="00FA578B" w:rsidRDefault="00D53B7C" w:rsidP="00FA578B">
            <w:pPr>
              <w:jc w:val="center"/>
              <w:rPr>
                <w:rFonts w:ascii="Arial" w:eastAsiaTheme="minorEastAsia" w:hAnsi="Arial" w:cs="Arial"/>
                <w:sz w:val="18"/>
                <w:szCs w:val="22"/>
              </w:rPr>
            </w:pPr>
            <w:r w:rsidRPr="00FA578B">
              <w:rPr>
                <w:rFonts w:ascii="Arial" w:eastAsiaTheme="minorEastAsia" w:hAnsi="Arial" w:cs="Arial"/>
                <w:sz w:val="18"/>
                <w:szCs w:val="22"/>
              </w:rPr>
              <w:t>+33 (0)5 49 55 58 41</w:t>
            </w:r>
          </w:p>
        </w:tc>
        <w:tc>
          <w:tcPr>
            <w:tcW w:w="3142" w:type="dxa"/>
            <w:vAlign w:val="center"/>
          </w:tcPr>
          <w:p w14:paraId="39496827" w14:textId="497EAF3B" w:rsidR="00D53B7C" w:rsidRPr="00121F57" w:rsidRDefault="00D53B7C" w:rsidP="00FA578B">
            <w:pPr>
              <w:jc w:val="center"/>
              <w:rPr>
                <w:rFonts w:ascii="Arial" w:eastAsiaTheme="minorEastAsia" w:hAnsi="Arial" w:cs="Arial"/>
                <w:color w:val="0000FF" w:themeColor="hyperlink"/>
                <w:u w:val="single"/>
              </w:rPr>
            </w:pPr>
            <w:r w:rsidRPr="00121F57">
              <w:rPr>
                <w:rFonts w:ascii="Arial" w:eastAsiaTheme="minorEastAsia" w:hAnsi="Arial" w:cs="Arial"/>
                <w:color w:val="0000FF" w:themeColor="hyperlink"/>
                <w:u w:val="single"/>
              </w:rPr>
              <w:t>yann.lafond@saft.com</w:t>
            </w:r>
          </w:p>
          <w:p w14:paraId="502D81CD" w14:textId="77777777" w:rsidR="00D53B7C" w:rsidRPr="00121F57" w:rsidRDefault="00D53B7C" w:rsidP="00FA578B">
            <w:pPr>
              <w:jc w:val="center"/>
              <w:rPr>
                <w:rStyle w:val="Hyperlink"/>
                <w:rFonts w:ascii="Arial" w:eastAsiaTheme="minorEastAsia" w:hAnsi="Arial" w:cs="Arial"/>
              </w:rPr>
            </w:pPr>
          </w:p>
        </w:tc>
      </w:tr>
      <w:tr w:rsidR="00D53B7C" w:rsidRPr="005F3644" w14:paraId="6F7C7B1B" w14:textId="77777777" w:rsidTr="00FA578B">
        <w:trPr>
          <w:trHeight w:val="784"/>
        </w:trPr>
        <w:tc>
          <w:tcPr>
            <w:tcW w:w="2105" w:type="dxa"/>
            <w:vAlign w:val="center"/>
          </w:tcPr>
          <w:p w14:paraId="3AB5D713" w14:textId="77777777" w:rsidR="00D53B7C" w:rsidRPr="00121F57" w:rsidRDefault="00D53B7C" w:rsidP="00FA578B">
            <w:pPr>
              <w:jc w:val="center"/>
              <w:rPr>
                <w:rFonts w:ascii="Arial" w:eastAsiaTheme="minorEastAsia" w:hAnsi="Arial" w:cs="Arial"/>
              </w:rPr>
            </w:pPr>
            <w:r w:rsidRPr="00121F57">
              <w:rPr>
                <w:rFonts w:ascii="Arial" w:eastAsiaTheme="minorEastAsia" w:hAnsi="Arial" w:cs="Arial"/>
              </w:rPr>
              <w:t>SAFT</w:t>
            </w:r>
          </w:p>
        </w:tc>
        <w:tc>
          <w:tcPr>
            <w:tcW w:w="1937" w:type="dxa"/>
            <w:vAlign w:val="center"/>
          </w:tcPr>
          <w:p w14:paraId="04261695" w14:textId="2A95711A" w:rsidR="00D53B7C" w:rsidRPr="00121F57" w:rsidRDefault="00D53B7C" w:rsidP="00FA578B">
            <w:pPr>
              <w:jc w:val="center"/>
              <w:rPr>
                <w:rFonts w:ascii="Arial" w:eastAsiaTheme="minorEastAsia" w:hAnsi="Arial" w:cs="Arial"/>
              </w:rPr>
            </w:pPr>
            <w:r w:rsidRPr="00121F57">
              <w:rPr>
                <w:rFonts w:ascii="Arial" w:eastAsiaTheme="minorEastAsia" w:hAnsi="Arial" w:cs="Arial"/>
              </w:rPr>
              <w:t xml:space="preserve">Antoine </w:t>
            </w:r>
            <w:proofErr w:type="spellStart"/>
            <w:r w:rsidRPr="00121F57">
              <w:rPr>
                <w:rFonts w:ascii="Arial" w:eastAsiaTheme="minorEastAsia" w:hAnsi="Arial" w:cs="Arial"/>
              </w:rPr>
              <w:t>Derout</w:t>
            </w:r>
            <w:proofErr w:type="spellEnd"/>
          </w:p>
        </w:tc>
        <w:tc>
          <w:tcPr>
            <w:tcW w:w="2021" w:type="dxa"/>
            <w:vAlign w:val="center"/>
          </w:tcPr>
          <w:p w14:paraId="4E50E4F1" w14:textId="7F92E735" w:rsidR="00D53B7C" w:rsidRPr="00FA578B" w:rsidRDefault="00FA578B" w:rsidP="00FA578B">
            <w:pPr>
              <w:jc w:val="center"/>
              <w:rPr>
                <w:rFonts w:ascii="Arial" w:eastAsiaTheme="minorEastAsia" w:hAnsi="Arial" w:cs="Arial"/>
                <w:sz w:val="18"/>
                <w:szCs w:val="22"/>
              </w:rPr>
            </w:pPr>
            <w:r w:rsidRPr="00FA578B">
              <w:rPr>
                <w:rFonts w:ascii="Arial" w:eastAsiaTheme="minorEastAsia" w:hAnsi="Arial" w:cs="Arial"/>
                <w:sz w:val="18"/>
                <w:szCs w:val="22"/>
              </w:rPr>
              <w:t>+33 (0)5 49 55 58 03</w:t>
            </w:r>
          </w:p>
        </w:tc>
        <w:tc>
          <w:tcPr>
            <w:tcW w:w="3142" w:type="dxa"/>
            <w:vAlign w:val="center"/>
          </w:tcPr>
          <w:p w14:paraId="12BCC920" w14:textId="6C5104AF" w:rsidR="00D53B7C" w:rsidRPr="00121F57" w:rsidRDefault="00D53B7C" w:rsidP="00FA578B">
            <w:pPr>
              <w:jc w:val="center"/>
              <w:rPr>
                <w:rStyle w:val="Hyperlink"/>
                <w:rFonts w:ascii="Arial" w:eastAsiaTheme="minorEastAsia" w:hAnsi="Arial" w:cs="Arial"/>
              </w:rPr>
            </w:pPr>
            <w:r w:rsidRPr="00121F57">
              <w:rPr>
                <w:rFonts w:ascii="Arial" w:eastAsiaTheme="minorEastAsia" w:hAnsi="Arial" w:cs="Arial"/>
                <w:color w:val="0000FF" w:themeColor="hyperlink"/>
                <w:u w:val="single"/>
              </w:rPr>
              <w:t>antoine.derouet@saft.com</w:t>
            </w:r>
          </w:p>
        </w:tc>
      </w:tr>
    </w:tbl>
    <w:p w14:paraId="443428D3"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200F0EBB"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b/>
          <w:i/>
          <w:iCs/>
          <w:sz w:val="19"/>
          <w:szCs w:val="19"/>
          <w:u w:val="single"/>
          <w:lang w:eastAsia="pt-BR" w:bidi="ar-SA"/>
        </w:rPr>
      </w:pPr>
      <w:r w:rsidRPr="00A13D17">
        <w:rPr>
          <w:rFonts w:ascii="Arial" w:eastAsiaTheme="minorEastAsia" w:hAnsi="Arial" w:cs="Arial"/>
          <w:b/>
          <w:i/>
          <w:iCs/>
          <w:sz w:val="19"/>
          <w:szCs w:val="19"/>
          <w:u w:val="single"/>
          <w:lang w:eastAsia="pt-BR" w:bidi="ar-SA"/>
        </w:rPr>
        <w:t>Obrigações Da Contratada:</w:t>
      </w:r>
    </w:p>
    <w:p w14:paraId="7CB4F1DF" w14:textId="77777777" w:rsidR="00CC26D5" w:rsidRPr="00CC26D5" w:rsidRDefault="00CC26D5" w:rsidP="005D5ED2">
      <w:pPr>
        <w:tabs>
          <w:tab w:val="clear" w:pos="720"/>
        </w:tabs>
        <w:suppressAutoHyphens w:val="0"/>
        <w:autoSpaceDE w:val="0"/>
        <w:autoSpaceDN w:val="0"/>
        <w:adjustRightInd w:val="0"/>
        <w:spacing w:after="0" w:line="240" w:lineRule="auto"/>
        <w:jc w:val="both"/>
        <w:rPr>
          <w:rFonts w:ascii="Arial" w:eastAsiaTheme="minorEastAsia" w:hAnsi="Arial" w:cs="Arial"/>
          <w:b/>
          <w:i/>
          <w:iCs/>
          <w:sz w:val="19"/>
          <w:szCs w:val="19"/>
          <w:u w:val="single"/>
          <w:lang w:eastAsia="pt-BR" w:bidi="ar-SA"/>
        </w:rPr>
      </w:pPr>
    </w:p>
    <w:p w14:paraId="44B00554"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Executar os serviços conforme especificações deste Termo de Referência e de sua proposta com a</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alocação dos empregados necessários ao perfeito cumprimento das cláusulas contratuais, além de</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fornecer os materiais e equipamentos, ferramentas e utensílios necessários, na qualidade e</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quantidade especificadas neste Termo de Referência e em sua proposta;</w:t>
      </w:r>
    </w:p>
    <w:p w14:paraId="2FC9312C"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4702DAA"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Utilizar empregados habilitados e com conhecimentos básicos dos serviços a serem executados, em</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conformidade com as normas e determinações em vigor;</w:t>
      </w:r>
    </w:p>
    <w:p w14:paraId="6E94B3F0"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9C7EE94"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Responsabilizar-se por todas as obrigações trabalhistas, sociais, previdenciárias, tributárias e as</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demais previstas na legislação específica, cuja inadimplência não transfere responsabilidade à</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Contratante;</w:t>
      </w:r>
    </w:p>
    <w:p w14:paraId="66188F49"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73DD675"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Manter durante toda a vigência do contrato, em compatibilidade com as obrigações assumidas, todas</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as condições de habilitação e qualificação exigidas na licitação;</w:t>
      </w:r>
    </w:p>
    <w:p w14:paraId="7A5938C4"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BE3B77B"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lastRenderedPageBreak/>
        <w:t>Guardar sigilo sobre todas as informações obtidas em decorrência do cumprimento do contrato;</w:t>
      </w:r>
    </w:p>
    <w:p w14:paraId="7A02C252"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56E5BF6B"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A contratada deverá designar um funcionário responsável pelo gerenciamento da execução do</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contrato, bem como, prover um funcionário responsável pelo recebimento, conferência, controle e</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entrega de documentos necessários à efetivação dos serviços contratados;</w:t>
      </w:r>
    </w:p>
    <w:p w14:paraId="46ED60FC" w14:textId="77777777" w:rsidR="00CC26D5" w:rsidRDefault="00CC26D5"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1BAE79B8" w14:textId="77777777" w:rsidR="00CC26D5" w:rsidRDefault="00CC26D5"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 xml:space="preserve">A contratada é </w:t>
      </w:r>
      <w:r w:rsidR="00515375">
        <w:rPr>
          <w:rFonts w:ascii="Arial" w:eastAsiaTheme="minorEastAsia" w:hAnsi="Arial" w:cs="Arial"/>
          <w:sz w:val="19"/>
          <w:szCs w:val="19"/>
          <w:lang w:eastAsia="pt-BR" w:bidi="ar-SA"/>
        </w:rPr>
        <w:t>responsável</w:t>
      </w:r>
      <w:r>
        <w:rPr>
          <w:rFonts w:ascii="Arial" w:eastAsiaTheme="minorEastAsia" w:hAnsi="Arial" w:cs="Arial"/>
          <w:sz w:val="19"/>
          <w:szCs w:val="19"/>
          <w:lang w:eastAsia="pt-BR" w:bidi="ar-SA"/>
        </w:rPr>
        <w:t xml:space="preserve"> pelo pagamento de seus funcionários, incluindo transportes, alimentações e hospedagens, independentemente de sua localização para a execução dos serviços, cuja inadimplência não transfere responsabilidade à Contratante;</w:t>
      </w:r>
    </w:p>
    <w:p w14:paraId="0F8036FA"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4C9D1F6" w14:textId="77777777" w:rsidR="002F2DA7"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Prestar assistência permanente ao SENAI/DR/BA relativa a todos os procedimentos envolvidos em</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liberações alfandegárias, bem como, notificá-la, previamente, a respeito de eventuais mudanças nos</w:t>
      </w:r>
      <w:r w:rsidR="002F2DA7">
        <w:rPr>
          <w:rFonts w:ascii="Arial" w:eastAsiaTheme="minorEastAsia" w:hAnsi="Arial" w:cs="Arial"/>
          <w:sz w:val="19"/>
          <w:szCs w:val="19"/>
          <w:lang w:eastAsia="pt-BR" w:bidi="ar-SA"/>
        </w:rPr>
        <w:t xml:space="preserve"> </w:t>
      </w:r>
      <w:r>
        <w:rPr>
          <w:rFonts w:ascii="Arial" w:eastAsiaTheme="minorEastAsia" w:hAnsi="Arial" w:cs="Arial"/>
          <w:sz w:val="19"/>
          <w:szCs w:val="19"/>
          <w:lang w:eastAsia="pt-BR" w:bidi="ar-SA"/>
        </w:rPr>
        <w:t>trâmites alfandegários, especialmente por parte de órgãos controladores;</w:t>
      </w:r>
    </w:p>
    <w:p w14:paraId="0D88AC9A"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4F524871" w14:textId="77777777" w:rsidR="005D5ED2"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A contratada deverá acompanhar e assegurar ao SENAI/DR/</w:t>
      </w:r>
      <w:r w:rsidR="002F2DA7">
        <w:rPr>
          <w:rFonts w:ascii="Arial" w:eastAsiaTheme="minorEastAsia" w:hAnsi="Arial" w:cs="Arial"/>
          <w:sz w:val="19"/>
          <w:szCs w:val="19"/>
          <w:lang w:eastAsia="pt-BR" w:bidi="ar-SA"/>
        </w:rPr>
        <w:t xml:space="preserve">BA na manutenção e validade dos </w:t>
      </w:r>
      <w:r>
        <w:rPr>
          <w:rFonts w:ascii="Arial" w:eastAsiaTheme="minorEastAsia" w:hAnsi="Arial" w:cs="Arial"/>
          <w:sz w:val="19"/>
          <w:szCs w:val="19"/>
          <w:lang w:eastAsia="pt-BR" w:bidi="ar-SA"/>
        </w:rPr>
        <w:t>registros no sistema Radar da Receita Federal;</w:t>
      </w:r>
    </w:p>
    <w:p w14:paraId="22B1EF3E"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1F33EF59" w14:textId="77777777" w:rsidR="005D5ED2" w:rsidRPr="00CC26D5" w:rsidRDefault="005D5ED2" w:rsidP="005D5ED2">
      <w:pPr>
        <w:tabs>
          <w:tab w:val="clear" w:pos="720"/>
        </w:tabs>
        <w:suppressAutoHyphens w:val="0"/>
        <w:autoSpaceDE w:val="0"/>
        <w:autoSpaceDN w:val="0"/>
        <w:adjustRightInd w:val="0"/>
        <w:spacing w:after="0" w:line="240" w:lineRule="auto"/>
        <w:jc w:val="both"/>
        <w:rPr>
          <w:rFonts w:ascii="Arial" w:eastAsiaTheme="minorEastAsia" w:hAnsi="Arial" w:cs="Arial"/>
          <w:b/>
          <w:sz w:val="19"/>
          <w:szCs w:val="19"/>
          <w:lang w:eastAsia="pt-BR" w:bidi="ar-SA"/>
        </w:rPr>
      </w:pPr>
      <w:r w:rsidRPr="00A13D17">
        <w:rPr>
          <w:rFonts w:ascii="Arial" w:eastAsiaTheme="minorEastAsia" w:hAnsi="Arial" w:cs="Arial"/>
          <w:b/>
          <w:sz w:val="19"/>
          <w:szCs w:val="19"/>
          <w:lang w:eastAsia="pt-BR" w:bidi="ar-SA"/>
        </w:rPr>
        <w:t>A contratada deverá efetuar o pagamento de todas as taxas e despesas</w:t>
      </w:r>
      <w:r w:rsidR="00CC26D5" w:rsidRPr="00A13D17">
        <w:rPr>
          <w:rFonts w:ascii="Arial" w:eastAsiaTheme="minorEastAsia" w:hAnsi="Arial" w:cs="Arial"/>
          <w:b/>
          <w:sz w:val="19"/>
          <w:szCs w:val="19"/>
          <w:lang w:eastAsia="pt-BR" w:bidi="ar-SA"/>
        </w:rPr>
        <w:t xml:space="preserve"> extras que ocorrerem</w:t>
      </w:r>
      <w:r w:rsidRPr="00A13D17">
        <w:rPr>
          <w:rFonts w:ascii="Arial" w:eastAsiaTheme="minorEastAsia" w:hAnsi="Arial" w:cs="Arial"/>
          <w:b/>
          <w:sz w:val="19"/>
          <w:szCs w:val="19"/>
          <w:lang w:eastAsia="pt-BR" w:bidi="ar-SA"/>
        </w:rPr>
        <w:t>, emitidas em nome do</w:t>
      </w:r>
      <w:r w:rsidR="002F2DA7" w:rsidRPr="00A13D17">
        <w:rPr>
          <w:rFonts w:ascii="Arial" w:eastAsiaTheme="minorEastAsia" w:hAnsi="Arial" w:cs="Arial"/>
          <w:b/>
          <w:sz w:val="19"/>
          <w:szCs w:val="19"/>
          <w:lang w:eastAsia="pt-BR" w:bidi="ar-SA"/>
        </w:rPr>
        <w:t xml:space="preserve"> </w:t>
      </w:r>
      <w:r w:rsidRPr="00A13D17">
        <w:rPr>
          <w:rFonts w:ascii="Arial" w:eastAsiaTheme="minorEastAsia" w:hAnsi="Arial" w:cs="Arial"/>
          <w:b/>
          <w:sz w:val="19"/>
          <w:szCs w:val="19"/>
          <w:lang w:eastAsia="pt-BR" w:bidi="ar-SA"/>
        </w:rPr>
        <w:t>SENAI/DR/BA, referentes aos serviços de agenciamento e despacho/ desembaraço, tais como: taxa</w:t>
      </w:r>
      <w:r w:rsidR="002F2DA7" w:rsidRPr="00A13D17">
        <w:rPr>
          <w:rFonts w:ascii="Arial" w:eastAsiaTheme="minorEastAsia" w:hAnsi="Arial" w:cs="Arial"/>
          <w:b/>
          <w:sz w:val="19"/>
          <w:szCs w:val="19"/>
          <w:lang w:eastAsia="pt-BR" w:bidi="ar-SA"/>
        </w:rPr>
        <w:t xml:space="preserve"> </w:t>
      </w:r>
      <w:r w:rsidR="00CC26D5" w:rsidRPr="00A13D17">
        <w:rPr>
          <w:rFonts w:ascii="Arial" w:eastAsiaTheme="minorEastAsia" w:hAnsi="Arial" w:cs="Arial"/>
          <w:b/>
          <w:sz w:val="19"/>
          <w:szCs w:val="19"/>
          <w:lang w:eastAsia="pt-BR" w:bidi="ar-SA"/>
        </w:rPr>
        <w:t>do Siscomex, serviços de cartório;</w:t>
      </w:r>
    </w:p>
    <w:p w14:paraId="2671EA4C" w14:textId="77777777" w:rsidR="002F2DA7" w:rsidRDefault="002F2DA7" w:rsidP="005D5ED2">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p>
    <w:p w14:paraId="7B362B97" w14:textId="77777777" w:rsidR="005D5ED2" w:rsidRPr="002F2DA7" w:rsidRDefault="005D5ED2" w:rsidP="002F2DA7">
      <w:pPr>
        <w:tabs>
          <w:tab w:val="clear" w:pos="720"/>
        </w:tabs>
        <w:suppressAutoHyphens w:val="0"/>
        <w:autoSpaceDE w:val="0"/>
        <w:autoSpaceDN w:val="0"/>
        <w:adjustRightInd w:val="0"/>
        <w:spacing w:after="0" w:line="240" w:lineRule="auto"/>
        <w:jc w:val="both"/>
        <w:rPr>
          <w:rFonts w:ascii="Arial" w:eastAsiaTheme="minorEastAsia" w:hAnsi="Arial" w:cs="Arial"/>
          <w:sz w:val="19"/>
          <w:szCs w:val="19"/>
          <w:lang w:eastAsia="pt-BR" w:bidi="ar-SA"/>
        </w:rPr>
      </w:pPr>
      <w:r>
        <w:rPr>
          <w:rFonts w:ascii="Arial" w:eastAsiaTheme="minorEastAsia" w:hAnsi="Arial" w:cs="Arial"/>
          <w:sz w:val="19"/>
          <w:szCs w:val="19"/>
          <w:lang w:eastAsia="pt-BR" w:bidi="ar-SA"/>
        </w:rPr>
        <w:t>A contratada deverá dar continuidade na prestação dos serv</w:t>
      </w:r>
      <w:r w:rsidR="002F2DA7">
        <w:rPr>
          <w:rFonts w:ascii="Arial" w:eastAsiaTheme="minorEastAsia" w:hAnsi="Arial" w:cs="Arial"/>
          <w:sz w:val="19"/>
          <w:szCs w:val="19"/>
          <w:lang w:eastAsia="pt-BR" w:bidi="ar-SA"/>
        </w:rPr>
        <w:t xml:space="preserve">iços em qualquer dia da semana, </w:t>
      </w:r>
      <w:r w:rsidRPr="002F2DA7">
        <w:rPr>
          <w:rFonts w:ascii="Arial" w:eastAsiaTheme="minorEastAsia" w:hAnsi="Arial" w:cs="Arial"/>
          <w:sz w:val="19"/>
          <w:szCs w:val="19"/>
          <w:lang w:eastAsia="pt-BR" w:bidi="ar-SA"/>
        </w:rPr>
        <w:t>inclusive, sábados, domingos e feriados e em qualquer horário em que for solicita</w:t>
      </w:r>
      <w:r w:rsidR="00CC26D5">
        <w:rPr>
          <w:rFonts w:ascii="Arial" w:eastAsiaTheme="minorEastAsia" w:hAnsi="Arial" w:cs="Arial"/>
          <w:sz w:val="19"/>
          <w:szCs w:val="19"/>
          <w:lang w:eastAsia="pt-BR" w:bidi="ar-SA"/>
        </w:rPr>
        <w:t>da.</w:t>
      </w:r>
    </w:p>
    <w:p w14:paraId="683332B8" w14:textId="77777777" w:rsidR="00E63A9D" w:rsidRDefault="00E63A9D" w:rsidP="005D5ED2">
      <w:pPr>
        <w:tabs>
          <w:tab w:val="left" w:pos="818"/>
        </w:tabs>
        <w:spacing w:after="0" w:line="240" w:lineRule="auto"/>
        <w:ind w:left="388"/>
        <w:jc w:val="both"/>
        <w:rPr>
          <w:rFonts w:ascii="Arial" w:hAnsi="Arial" w:cs="Arial"/>
          <w:szCs w:val="20"/>
        </w:rPr>
      </w:pPr>
    </w:p>
    <w:p w14:paraId="0F2DA838" w14:textId="77777777" w:rsidR="00A86DDA" w:rsidRDefault="00A86DDA" w:rsidP="00186A1F">
      <w:pPr>
        <w:tabs>
          <w:tab w:val="left" w:pos="7123"/>
        </w:tabs>
        <w:spacing w:after="0" w:line="240" w:lineRule="auto"/>
        <w:ind w:left="360"/>
        <w:rPr>
          <w:rFonts w:ascii="Arial" w:hAnsi="Arial" w:cs="Arial"/>
        </w:rPr>
      </w:pPr>
    </w:p>
    <w:p w14:paraId="659B2AFB" w14:textId="77777777" w:rsidR="00C47A1A" w:rsidRDefault="00C47A1A" w:rsidP="00186A1F">
      <w:pPr>
        <w:tabs>
          <w:tab w:val="left" w:pos="7123"/>
        </w:tabs>
        <w:spacing w:after="0" w:line="240" w:lineRule="auto"/>
        <w:ind w:left="360"/>
        <w:rPr>
          <w:rFonts w:ascii="Arial" w:hAnsi="Arial" w:cs="Arial"/>
        </w:rPr>
      </w:pPr>
    </w:p>
    <w:p w14:paraId="0CCCD9B2" w14:textId="77777777" w:rsidR="00C47A1A" w:rsidRDefault="00C47A1A" w:rsidP="00186A1F">
      <w:pPr>
        <w:tabs>
          <w:tab w:val="left" w:pos="7123"/>
        </w:tabs>
        <w:spacing w:after="0" w:line="240" w:lineRule="auto"/>
        <w:ind w:left="360"/>
        <w:rPr>
          <w:rFonts w:ascii="Arial" w:hAnsi="Arial" w:cs="Arial"/>
        </w:rPr>
      </w:pPr>
    </w:p>
    <w:p w14:paraId="29C83478" w14:textId="77777777" w:rsidR="00C47A1A" w:rsidRDefault="00C47A1A" w:rsidP="00186A1F">
      <w:pPr>
        <w:tabs>
          <w:tab w:val="left" w:pos="7123"/>
        </w:tabs>
        <w:spacing w:after="0" w:line="240" w:lineRule="auto"/>
        <w:ind w:left="360"/>
        <w:rPr>
          <w:rFonts w:ascii="Arial" w:hAnsi="Arial" w:cs="Arial"/>
        </w:rPr>
      </w:pPr>
    </w:p>
    <w:p w14:paraId="009198EB" w14:textId="77777777" w:rsidR="00C47A1A" w:rsidRDefault="00C47A1A" w:rsidP="00186A1F">
      <w:pPr>
        <w:tabs>
          <w:tab w:val="left" w:pos="7123"/>
        </w:tabs>
        <w:spacing w:after="0" w:line="240" w:lineRule="auto"/>
        <w:ind w:left="360"/>
        <w:rPr>
          <w:rFonts w:ascii="Arial" w:hAnsi="Arial" w:cs="Arial"/>
          <w:b/>
        </w:rPr>
        <w:sectPr w:rsidR="00C47A1A" w:rsidSect="0086153B">
          <w:headerReference w:type="default" r:id="rId12"/>
          <w:footerReference w:type="default" r:id="rId13"/>
          <w:pgSz w:w="11906" w:h="16838"/>
          <w:pgMar w:top="1701" w:right="1134" w:bottom="1134" w:left="1701" w:header="851" w:footer="397" w:gutter="0"/>
          <w:cols w:space="720"/>
          <w:formProt w:val="0"/>
          <w:docGrid w:linePitch="280" w:charSpace="16384"/>
        </w:sectPr>
      </w:pPr>
    </w:p>
    <w:p w14:paraId="6CA4211F" w14:textId="58156431" w:rsidR="00C47A1A" w:rsidRDefault="00C47A1A" w:rsidP="00C47A1A">
      <w:pPr>
        <w:tabs>
          <w:tab w:val="left" w:pos="7123"/>
        </w:tabs>
        <w:spacing w:after="0" w:line="240" w:lineRule="auto"/>
        <w:ind w:left="360"/>
        <w:jc w:val="center"/>
        <w:rPr>
          <w:rFonts w:ascii="Arial" w:hAnsi="Arial" w:cs="Arial"/>
          <w:b/>
        </w:rPr>
      </w:pPr>
      <w:r w:rsidRPr="00C47A1A">
        <w:rPr>
          <w:rFonts w:ascii="Arial" w:hAnsi="Arial" w:cs="Arial"/>
          <w:b/>
        </w:rPr>
        <w:lastRenderedPageBreak/>
        <w:t xml:space="preserve">ANEXO I – </w:t>
      </w:r>
      <w:r w:rsidR="00C97076">
        <w:rPr>
          <w:rFonts w:ascii="Arial" w:hAnsi="Arial" w:cs="Arial"/>
          <w:b/>
        </w:rPr>
        <w:t>RELAÇÃO DOS EQUIPAMENTOS</w:t>
      </w:r>
    </w:p>
    <w:p w14:paraId="6F97937A" w14:textId="7C8331C2" w:rsidR="00C8297A" w:rsidRDefault="00C8297A" w:rsidP="00C97076">
      <w:pPr>
        <w:tabs>
          <w:tab w:val="left" w:pos="7123"/>
        </w:tabs>
        <w:spacing w:after="0" w:line="240" w:lineRule="auto"/>
        <w:ind w:left="360"/>
        <w:rPr>
          <w:rFonts w:ascii="Arial" w:hAnsi="Arial" w:cs="Arial"/>
          <w:b/>
        </w:rPr>
      </w:pPr>
    </w:p>
    <w:tbl>
      <w:tblPr>
        <w:tblW w:w="13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0"/>
        <w:gridCol w:w="873"/>
        <w:gridCol w:w="831"/>
        <w:gridCol w:w="1051"/>
        <w:gridCol w:w="3167"/>
        <w:gridCol w:w="1906"/>
        <w:gridCol w:w="1117"/>
        <w:gridCol w:w="1065"/>
        <w:gridCol w:w="960"/>
        <w:gridCol w:w="1136"/>
        <w:gridCol w:w="613"/>
      </w:tblGrid>
      <w:tr w:rsidR="00BD3733" w:rsidRPr="00417226" w14:paraId="51504C1E" w14:textId="77777777" w:rsidTr="007827FD">
        <w:trPr>
          <w:trHeight w:val="300"/>
          <w:jc w:val="center"/>
        </w:trPr>
        <w:tc>
          <w:tcPr>
            <w:tcW w:w="500" w:type="dxa"/>
            <w:noWrap/>
            <w:tcMar>
              <w:top w:w="0" w:type="dxa"/>
              <w:left w:w="70" w:type="dxa"/>
              <w:bottom w:w="0" w:type="dxa"/>
              <w:right w:w="70" w:type="dxa"/>
            </w:tcMar>
            <w:vAlign w:val="center"/>
            <w:hideMark/>
          </w:tcPr>
          <w:p w14:paraId="6F7BFC7B" w14:textId="77777777" w:rsidR="00BD3733" w:rsidRPr="00417226" w:rsidRDefault="00BD3733" w:rsidP="000D4514">
            <w:pPr>
              <w:jc w:val="center"/>
              <w:rPr>
                <w:rFonts w:asciiTheme="minorHAnsi" w:eastAsiaTheme="minorHAnsi" w:hAnsiTheme="minorHAnsi" w:cstheme="minorHAnsi"/>
                <w:b/>
                <w:bCs/>
                <w:sz w:val="18"/>
                <w:szCs w:val="18"/>
                <w:lang w:eastAsia="pt-BR"/>
              </w:rPr>
            </w:pPr>
            <w:bookmarkStart w:id="2" w:name="_Hlk183423543"/>
            <w:r w:rsidRPr="00417226">
              <w:rPr>
                <w:rFonts w:asciiTheme="minorHAnsi" w:hAnsiTheme="minorHAnsi" w:cstheme="minorHAnsi"/>
                <w:b/>
                <w:bCs/>
                <w:sz w:val="18"/>
                <w:szCs w:val="18"/>
                <w:lang w:eastAsia="pt-BR"/>
              </w:rPr>
              <w:t>Item</w:t>
            </w:r>
          </w:p>
        </w:tc>
        <w:tc>
          <w:tcPr>
            <w:tcW w:w="920" w:type="dxa"/>
            <w:tcMar>
              <w:top w:w="0" w:type="dxa"/>
              <w:left w:w="70" w:type="dxa"/>
              <w:bottom w:w="0" w:type="dxa"/>
              <w:right w:w="70" w:type="dxa"/>
            </w:tcMar>
            <w:vAlign w:val="center"/>
            <w:hideMark/>
          </w:tcPr>
          <w:p w14:paraId="0291EBFB" w14:textId="77777777" w:rsidR="00BD3733" w:rsidRPr="00417226" w:rsidRDefault="00BD3733" w:rsidP="000D4514">
            <w:pPr>
              <w:jc w:val="center"/>
              <w:rPr>
                <w:rFonts w:asciiTheme="minorHAnsi" w:eastAsiaTheme="minorHAnsi" w:hAnsiTheme="minorHAnsi" w:cstheme="minorHAnsi"/>
                <w:b/>
                <w:bCs/>
                <w:sz w:val="18"/>
                <w:szCs w:val="18"/>
                <w:lang w:eastAsia="pt-BR"/>
              </w:rPr>
            </w:pPr>
            <w:r w:rsidRPr="00417226">
              <w:rPr>
                <w:rFonts w:asciiTheme="minorHAnsi" w:hAnsiTheme="minorHAnsi" w:cstheme="minorHAnsi"/>
                <w:b/>
                <w:bCs/>
                <w:sz w:val="18"/>
                <w:szCs w:val="18"/>
                <w:lang w:eastAsia="pt-BR"/>
              </w:rPr>
              <w:t>Produto</w:t>
            </w:r>
          </w:p>
        </w:tc>
        <w:tc>
          <w:tcPr>
            <w:tcW w:w="795" w:type="dxa"/>
            <w:vAlign w:val="center"/>
          </w:tcPr>
          <w:p w14:paraId="3316A1E0" w14:textId="77777777" w:rsidR="00BD3733" w:rsidRPr="00417226" w:rsidRDefault="00BD3733" w:rsidP="000D4514">
            <w:pPr>
              <w:jc w:val="center"/>
              <w:rPr>
                <w:rFonts w:asciiTheme="minorHAnsi" w:hAnsiTheme="minorHAnsi" w:cstheme="minorHAnsi"/>
                <w:b/>
                <w:bCs/>
                <w:sz w:val="18"/>
                <w:szCs w:val="18"/>
                <w:lang w:eastAsia="pt-BR"/>
              </w:rPr>
            </w:pPr>
            <w:r w:rsidRPr="00417226">
              <w:rPr>
                <w:rFonts w:asciiTheme="minorHAnsi" w:hAnsiTheme="minorHAnsi" w:cstheme="minorHAnsi"/>
                <w:b/>
                <w:bCs/>
                <w:sz w:val="18"/>
                <w:szCs w:val="18"/>
                <w:lang w:eastAsia="pt-BR"/>
              </w:rPr>
              <w:t>NCM</w:t>
            </w:r>
          </w:p>
        </w:tc>
        <w:tc>
          <w:tcPr>
            <w:tcW w:w="1134" w:type="dxa"/>
            <w:vAlign w:val="center"/>
          </w:tcPr>
          <w:p w14:paraId="0B3EC7EE" w14:textId="39620920" w:rsidR="00BD3733" w:rsidRPr="00417226" w:rsidRDefault="00BD3733" w:rsidP="00FF4BD8">
            <w:pPr>
              <w:jc w:val="center"/>
              <w:rPr>
                <w:rFonts w:asciiTheme="minorHAnsi" w:hAnsiTheme="minorHAnsi" w:cstheme="minorHAnsi"/>
                <w:b/>
                <w:bCs/>
                <w:sz w:val="18"/>
                <w:szCs w:val="18"/>
                <w:lang w:eastAsia="pt-BR"/>
              </w:rPr>
            </w:pPr>
            <w:r w:rsidRPr="00417226">
              <w:rPr>
                <w:rFonts w:asciiTheme="minorHAnsi" w:hAnsiTheme="minorHAnsi" w:cstheme="minorHAnsi"/>
                <w:b/>
                <w:bCs/>
                <w:sz w:val="18"/>
                <w:szCs w:val="18"/>
                <w:lang w:eastAsia="pt-BR"/>
              </w:rPr>
              <w:t>Custo estimado total (R$)</w:t>
            </w:r>
            <w:r w:rsidR="00FF4BD8" w:rsidRPr="00417226">
              <w:rPr>
                <w:rFonts w:asciiTheme="minorHAnsi" w:hAnsiTheme="minorHAnsi" w:cstheme="minorHAnsi"/>
                <w:b/>
                <w:bCs/>
                <w:sz w:val="18"/>
                <w:szCs w:val="18"/>
                <w:lang w:eastAsia="pt-BR"/>
              </w:rPr>
              <w:t xml:space="preserve"> </w:t>
            </w:r>
            <w:r w:rsidRPr="00417226">
              <w:rPr>
                <w:rFonts w:asciiTheme="minorHAnsi" w:hAnsiTheme="minorHAnsi" w:cstheme="minorHAnsi"/>
                <w:b/>
                <w:bCs/>
                <w:sz w:val="18"/>
                <w:szCs w:val="18"/>
                <w:lang w:eastAsia="pt-BR"/>
              </w:rPr>
              <w:t>(d)</w:t>
            </w:r>
          </w:p>
        </w:tc>
        <w:tc>
          <w:tcPr>
            <w:tcW w:w="3167" w:type="dxa"/>
            <w:noWrap/>
            <w:tcMar>
              <w:top w:w="0" w:type="dxa"/>
              <w:left w:w="70" w:type="dxa"/>
              <w:bottom w:w="0" w:type="dxa"/>
              <w:right w:w="70" w:type="dxa"/>
            </w:tcMar>
            <w:vAlign w:val="center"/>
            <w:hideMark/>
          </w:tcPr>
          <w:p w14:paraId="0288A99D" w14:textId="77777777" w:rsidR="00BD3733" w:rsidRPr="00417226" w:rsidRDefault="00BD3733" w:rsidP="000D4514">
            <w:pPr>
              <w:jc w:val="center"/>
              <w:rPr>
                <w:rFonts w:asciiTheme="minorHAnsi" w:eastAsiaTheme="minorHAnsi" w:hAnsiTheme="minorHAnsi" w:cstheme="minorHAnsi"/>
                <w:b/>
                <w:bCs/>
                <w:sz w:val="18"/>
                <w:szCs w:val="18"/>
                <w:lang w:eastAsia="pt-BR"/>
              </w:rPr>
            </w:pPr>
            <w:r w:rsidRPr="00417226">
              <w:rPr>
                <w:rFonts w:asciiTheme="minorHAnsi" w:hAnsiTheme="minorHAnsi" w:cstheme="minorHAnsi"/>
                <w:b/>
                <w:bCs/>
                <w:sz w:val="18"/>
                <w:szCs w:val="18"/>
                <w:lang w:eastAsia="pt-BR"/>
              </w:rPr>
              <w:t>Descrição detalhada</w:t>
            </w:r>
          </w:p>
        </w:tc>
        <w:tc>
          <w:tcPr>
            <w:tcW w:w="1906" w:type="dxa"/>
            <w:noWrap/>
            <w:tcMar>
              <w:top w:w="0" w:type="dxa"/>
              <w:left w:w="70" w:type="dxa"/>
              <w:bottom w:w="0" w:type="dxa"/>
              <w:right w:w="70" w:type="dxa"/>
            </w:tcMar>
            <w:vAlign w:val="center"/>
            <w:hideMark/>
          </w:tcPr>
          <w:p w14:paraId="4FDFAFB2" w14:textId="77777777" w:rsidR="00BD3733" w:rsidRPr="00417226" w:rsidRDefault="00BD3733" w:rsidP="000D4514">
            <w:pPr>
              <w:jc w:val="center"/>
              <w:rPr>
                <w:rFonts w:asciiTheme="minorHAnsi" w:eastAsiaTheme="minorHAnsi" w:hAnsiTheme="minorHAnsi" w:cstheme="minorHAnsi"/>
                <w:b/>
                <w:bCs/>
                <w:sz w:val="18"/>
                <w:szCs w:val="18"/>
                <w:lang w:eastAsia="pt-BR"/>
              </w:rPr>
            </w:pPr>
            <w:r w:rsidRPr="00417226">
              <w:rPr>
                <w:rFonts w:asciiTheme="minorHAnsi" w:hAnsiTheme="minorHAnsi" w:cstheme="minorHAnsi"/>
                <w:b/>
                <w:bCs/>
                <w:sz w:val="18"/>
                <w:szCs w:val="18"/>
                <w:lang w:eastAsia="pt-BR"/>
              </w:rPr>
              <w:t>Peso por embalagem (Kg)</w:t>
            </w:r>
          </w:p>
        </w:tc>
        <w:tc>
          <w:tcPr>
            <w:tcW w:w="1117" w:type="dxa"/>
            <w:noWrap/>
            <w:tcMar>
              <w:top w:w="0" w:type="dxa"/>
              <w:left w:w="70" w:type="dxa"/>
              <w:bottom w:w="0" w:type="dxa"/>
              <w:right w:w="70" w:type="dxa"/>
            </w:tcMar>
            <w:vAlign w:val="center"/>
            <w:hideMark/>
          </w:tcPr>
          <w:p w14:paraId="53641A54" w14:textId="77777777" w:rsidR="00BD3733" w:rsidRPr="00417226" w:rsidRDefault="00BD3733" w:rsidP="000D4514">
            <w:pPr>
              <w:jc w:val="center"/>
              <w:rPr>
                <w:rFonts w:asciiTheme="minorHAnsi" w:eastAsiaTheme="minorHAnsi" w:hAnsiTheme="minorHAnsi" w:cstheme="minorHAnsi"/>
                <w:b/>
                <w:bCs/>
                <w:sz w:val="18"/>
                <w:szCs w:val="18"/>
                <w:lang w:eastAsia="pt-BR"/>
              </w:rPr>
            </w:pPr>
            <w:r w:rsidRPr="00417226">
              <w:rPr>
                <w:rFonts w:asciiTheme="minorHAnsi" w:hAnsiTheme="minorHAnsi" w:cstheme="minorHAnsi"/>
                <w:b/>
                <w:bCs/>
                <w:sz w:val="18"/>
                <w:szCs w:val="18"/>
                <w:lang w:eastAsia="pt-BR"/>
              </w:rPr>
              <w:t>Dimensões por embalagem (cm)</w:t>
            </w:r>
          </w:p>
        </w:tc>
        <w:tc>
          <w:tcPr>
            <w:tcW w:w="1065" w:type="dxa"/>
            <w:noWrap/>
            <w:tcMar>
              <w:top w:w="0" w:type="dxa"/>
              <w:left w:w="70" w:type="dxa"/>
              <w:bottom w:w="0" w:type="dxa"/>
              <w:right w:w="70" w:type="dxa"/>
            </w:tcMar>
            <w:vAlign w:val="center"/>
            <w:hideMark/>
          </w:tcPr>
          <w:p w14:paraId="02F8D542" w14:textId="0525E415" w:rsidR="00BD3733" w:rsidRPr="00417226" w:rsidRDefault="00BD3733" w:rsidP="71922327">
            <w:pPr>
              <w:jc w:val="center"/>
              <w:rPr>
                <w:rFonts w:asciiTheme="minorHAnsi" w:eastAsiaTheme="minorEastAsia" w:hAnsiTheme="minorHAnsi" w:cstheme="minorHAnsi"/>
                <w:b/>
                <w:bCs/>
                <w:sz w:val="18"/>
                <w:szCs w:val="18"/>
                <w:lang w:eastAsia="pt-BR"/>
              </w:rPr>
            </w:pPr>
            <w:r w:rsidRPr="00417226">
              <w:rPr>
                <w:rFonts w:asciiTheme="minorHAnsi" w:hAnsiTheme="minorHAnsi" w:cstheme="minorHAnsi"/>
                <w:b/>
                <w:bCs/>
                <w:sz w:val="18"/>
                <w:szCs w:val="18"/>
                <w:lang w:eastAsia="pt-BR"/>
              </w:rPr>
              <w:t>Fabricante / Fornecedor</w:t>
            </w:r>
          </w:p>
        </w:tc>
        <w:tc>
          <w:tcPr>
            <w:tcW w:w="960" w:type="dxa"/>
            <w:noWrap/>
            <w:tcMar>
              <w:top w:w="0" w:type="dxa"/>
              <w:left w:w="70" w:type="dxa"/>
              <w:bottom w:w="0" w:type="dxa"/>
              <w:right w:w="70" w:type="dxa"/>
            </w:tcMar>
            <w:vAlign w:val="center"/>
            <w:hideMark/>
          </w:tcPr>
          <w:p w14:paraId="1F19F1C9" w14:textId="77777777" w:rsidR="00BD3733" w:rsidRPr="00417226" w:rsidRDefault="00BD3733" w:rsidP="000D4514">
            <w:pPr>
              <w:jc w:val="center"/>
              <w:rPr>
                <w:rFonts w:asciiTheme="minorHAnsi" w:eastAsiaTheme="minorHAnsi" w:hAnsiTheme="minorHAnsi" w:cstheme="minorHAnsi"/>
                <w:b/>
                <w:bCs/>
                <w:sz w:val="18"/>
                <w:szCs w:val="18"/>
                <w:lang w:eastAsia="pt-BR"/>
              </w:rPr>
            </w:pPr>
            <w:r w:rsidRPr="00417226">
              <w:rPr>
                <w:rFonts w:asciiTheme="minorHAnsi" w:hAnsiTheme="minorHAnsi" w:cstheme="minorHAnsi"/>
                <w:b/>
                <w:bCs/>
                <w:sz w:val="18"/>
                <w:szCs w:val="18"/>
                <w:lang w:eastAsia="pt-BR"/>
              </w:rPr>
              <w:t>Endereço de retirada</w:t>
            </w:r>
          </w:p>
        </w:tc>
        <w:tc>
          <w:tcPr>
            <w:tcW w:w="1025" w:type="dxa"/>
            <w:tcMar>
              <w:top w:w="0" w:type="dxa"/>
              <w:left w:w="70" w:type="dxa"/>
              <w:bottom w:w="0" w:type="dxa"/>
              <w:right w:w="70" w:type="dxa"/>
            </w:tcMar>
            <w:vAlign w:val="center"/>
          </w:tcPr>
          <w:p w14:paraId="2A974FC7" w14:textId="5AD51A69" w:rsidR="00BD3733" w:rsidRPr="00417226" w:rsidRDefault="00BD3733" w:rsidP="71922327">
            <w:pPr>
              <w:jc w:val="center"/>
              <w:rPr>
                <w:rFonts w:asciiTheme="minorHAnsi" w:eastAsiaTheme="minorEastAsia" w:hAnsiTheme="minorHAnsi" w:cstheme="minorHAnsi"/>
                <w:b/>
                <w:bCs/>
                <w:sz w:val="18"/>
                <w:szCs w:val="18"/>
                <w:lang w:eastAsia="pt-BR"/>
              </w:rPr>
            </w:pPr>
            <w:r w:rsidRPr="00417226">
              <w:rPr>
                <w:rFonts w:asciiTheme="minorHAnsi" w:hAnsiTheme="minorHAnsi" w:cstheme="minorHAnsi"/>
                <w:b/>
                <w:bCs/>
                <w:sz w:val="18"/>
                <w:szCs w:val="18"/>
                <w:lang w:eastAsia="pt-BR"/>
              </w:rPr>
              <w:t>Endereço de destino</w:t>
            </w:r>
          </w:p>
        </w:tc>
        <w:tc>
          <w:tcPr>
            <w:tcW w:w="630" w:type="dxa"/>
            <w:vAlign w:val="center"/>
          </w:tcPr>
          <w:p w14:paraId="415D7753" w14:textId="77777777" w:rsidR="00BD3733" w:rsidRPr="00417226" w:rsidRDefault="00BD3733" w:rsidP="000D4514">
            <w:pPr>
              <w:jc w:val="center"/>
              <w:rPr>
                <w:rFonts w:asciiTheme="minorHAnsi" w:hAnsiTheme="minorHAnsi" w:cstheme="minorHAnsi"/>
                <w:b/>
                <w:bCs/>
                <w:sz w:val="18"/>
                <w:szCs w:val="18"/>
                <w:lang w:eastAsia="pt-BR"/>
              </w:rPr>
            </w:pPr>
            <w:r w:rsidRPr="00417226">
              <w:rPr>
                <w:rFonts w:asciiTheme="minorHAnsi" w:hAnsiTheme="minorHAnsi" w:cstheme="minorHAnsi"/>
                <w:b/>
                <w:bCs/>
                <w:sz w:val="18"/>
                <w:szCs w:val="18"/>
                <w:lang w:eastAsia="pt-BR"/>
              </w:rPr>
              <w:t>Transp.</w:t>
            </w:r>
          </w:p>
        </w:tc>
      </w:tr>
      <w:tr w:rsidR="00BD3733" w:rsidRPr="00417226" w14:paraId="2C3DD79B" w14:textId="77777777" w:rsidTr="007827FD">
        <w:trPr>
          <w:trHeight w:val="1296"/>
          <w:jc w:val="center"/>
        </w:trPr>
        <w:tc>
          <w:tcPr>
            <w:tcW w:w="500" w:type="dxa"/>
            <w:noWrap/>
            <w:tcMar>
              <w:top w:w="0" w:type="dxa"/>
              <w:left w:w="70" w:type="dxa"/>
              <w:bottom w:w="0" w:type="dxa"/>
              <w:right w:w="70" w:type="dxa"/>
            </w:tcMar>
            <w:vAlign w:val="center"/>
          </w:tcPr>
          <w:p w14:paraId="1084EDFF" w14:textId="77777777" w:rsidR="00BD3733" w:rsidRPr="00417226" w:rsidRDefault="00BD3733" w:rsidP="000D4514">
            <w:pPr>
              <w:spacing w:after="0" w:line="240" w:lineRule="auto"/>
              <w:jc w:val="center"/>
              <w:rPr>
                <w:rFonts w:asciiTheme="minorHAnsi" w:hAnsiTheme="minorHAnsi" w:cstheme="minorHAnsi"/>
                <w:sz w:val="18"/>
                <w:szCs w:val="18"/>
              </w:rPr>
            </w:pPr>
            <w:r w:rsidRPr="00417226">
              <w:rPr>
                <w:rFonts w:asciiTheme="minorHAnsi" w:hAnsiTheme="minorHAnsi" w:cstheme="minorHAnsi"/>
                <w:sz w:val="18"/>
                <w:szCs w:val="18"/>
              </w:rPr>
              <w:t>01</w:t>
            </w:r>
          </w:p>
        </w:tc>
        <w:tc>
          <w:tcPr>
            <w:tcW w:w="920" w:type="dxa"/>
            <w:tcMar>
              <w:top w:w="0" w:type="dxa"/>
              <w:left w:w="70" w:type="dxa"/>
              <w:bottom w:w="0" w:type="dxa"/>
              <w:right w:w="70" w:type="dxa"/>
            </w:tcMar>
            <w:vAlign w:val="center"/>
          </w:tcPr>
          <w:p w14:paraId="56AB13F8" w14:textId="77777777" w:rsidR="00BD3733" w:rsidRPr="00417226" w:rsidRDefault="00BD3733" w:rsidP="000D4514">
            <w:pPr>
              <w:spacing w:after="0" w:line="240" w:lineRule="auto"/>
              <w:jc w:val="center"/>
              <w:rPr>
                <w:rFonts w:asciiTheme="minorHAnsi" w:hAnsiTheme="minorHAnsi" w:cstheme="minorHAnsi"/>
                <w:sz w:val="18"/>
                <w:szCs w:val="18"/>
              </w:rPr>
            </w:pPr>
            <w:r w:rsidRPr="00417226">
              <w:rPr>
                <w:rFonts w:asciiTheme="minorHAnsi" w:hAnsiTheme="minorHAnsi" w:cstheme="minorHAnsi"/>
                <w:sz w:val="18"/>
                <w:szCs w:val="18"/>
              </w:rPr>
              <w:t>PMB</w:t>
            </w:r>
          </w:p>
        </w:tc>
        <w:tc>
          <w:tcPr>
            <w:tcW w:w="795" w:type="dxa"/>
            <w:vAlign w:val="center"/>
          </w:tcPr>
          <w:p w14:paraId="7C2A041B" w14:textId="77777777" w:rsidR="00BD3733" w:rsidRPr="00417226" w:rsidRDefault="00BD3733" w:rsidP="000D4514">
            <w:pPr>
              <w:spacing w:after="0" w:line="240" w:lineRule="auto"/>
              <w:jc w:val="center"/>
              <w:rPr>
                <w:rFonts w:asciiTheme="minorHAnsi" w:eastAsiaTheme="minorEastAsia" w:hAnsiTheme="minorHAnsi" w:cstheme="minorHAnsi"/>
                <w:sz w:val="18"/>
                <w:szCs w:val="18"/>
                <w:lang w:eastAsia="pt-BR"/>
              </w:rPr>
            </w:pPr>
            <w:r w:rsidRPr="00417226">
              <w:rPr>
                <w:rFonts w:asciiTheme="minorHAnsi" w:eastAsiaTheme="minorEastAsia" w:hAnsiTheme="minorHAnsi" w:cstheme="minorHAnsi"/>
                <w:sz w:val="18"/>
                <w:szCs w:val="18"/>
                <w:lang w:eastAsia="pt-BR"/>
              </w:rPr>
              <w:t>8536.30.90</w:t>
            </w:r>
          </w:p>
        </w:tc>
        <w:tc>
          <w:tcPr>
            <w:tcW w:w="1134" w:type="dxa"/>
            <w:vAlign w:val="center"/>
          </w:tcPr>
          <w:p w14:paraId="74EC70F0" w14:textId="55A483B0" w:rsidR="00BD3733" w:rsidRPr="00417226" w:rsidRDefault="00BD3733" w:rsidP="3AB51410">
            <w:pPr>
              <w:spacing w:after="0" w:line="240" w:lineRule="auto"/>
              <w:jc w:val="center"/>
              <w:rPr>
                <w:rFonts w:asciiTheme="minorHAnsi" w:eastAsiaTheme="minorEastAsia" w:hAnsiTheme="minorHAnsi" w:cstheme="minorHAnsi"/>
                <w:sz w:val="18"/>
                <w:szCs w:val="18"/>
                <w:lang w:eastAsia="pt-BR"/>
              </w:rPr>
            </w:pPr>
            <w:r w:rsidRPr="00417226">
              <w:rPr>
                <w:rFonts w:asciiTheme="minorHAnsi" w:eastAsiaTheme="minorEastAsia" w:hAnsiTheme="minorHAnsi" w:cstheme="minorHAnsi"/>
                <w:sz w:val="18"/>
                <w:szCs w:val="18"/>
                <w:lang w:eastAsia="pt-BR"/>
              </w:rPr>
              <w:t xml:space="preserve">R$ </w:t>
            </w:r>
            <w:r w:rsidR="004F02D5" w:rsidRPr="00417226">
              <w:rPr>
                <w:rFonts w:asciiTheme="minorHAnsi" w:eastAsiaTheme="minorEastAsia" w:hAnsiTheme="minorHAnsi" w:cstheme="minorHAnsi"/>
                <w:sz w:val="18"/>
                <w:szCs w:val="18"/>
                <w:lang w:eastAsia="pt-BR"/>
              </w:rPr>
              <w:t>155</w:t>
            </w:r>
            <w:r w:rsidR="003F0C0A" w:rsidRPr="00417226">
              <w:rPr>
                <w:rFonts w:asciiTheme="minorHAnsi" w:eastAsiaTheme="minorEastAsia" w:hAnsiTheme="minorHAnsi" w:cstheme="minorHAnsi"/>
                <w:sz w:val="18"/>
                <w:szCs w:val="18"/>
                <w:lang w:eastAsia="pt-BR"/>
              </w:rPr>
              <w:t>.</w:t>
            </w:r>
            <w:r w:rsidR="004F02D5" w:rsidRPr="00417226">
              <w:rPr>
                <w:rFonts w:asciiTheme="minorHAnsi" w:eastAsiaTheme="minorEastAsia" w:hAnsiTheme="minorHAnsi" w:cstheme="minorHAnsi"/>
                <w:sz w:val="18"/>
                <w:szCs w:val="18"/>
                <w:lang w:eastAsia="pt-BR"/>
              </w:rPr>
              <w:t>264</w:t>
            </w:r>
            <w:r w:rsidRPr="00417226">
              <w:rPr>
                <w:rFonts w:asciiTheme="minorHAnsi" w:eastAsiaTheme="minorEastAsia" w:hAnsiTheme="minorHAnsi" w:cstheme="minorHAnsi"/>
                <w:sz w:val="18"/>
                <w:szCs w:val="18"/>
                <w:lang w:eastAsia="pt-BR"/>
              </w:rPr>
              <w:t>,00</w:t>
            </w:r>
          </w:p>
        </w:tc>
        <w:tc>
          <w:tcPr>
            <w:tcW w:w="3167" w:type="dxa"/>
            <w:tcMar>
              <w:top w:w="0" w:type="dxa"/>
              <w:left w:w="70" w:type="dxa"/>
              <w:bottom w:w="0" w:type="dxa"/>
              <w:right w:w="70" w:type="dxa"/>
            </w:tcMar>
            <w:vAlign w:val="center"/>
          </w:tcPr>
          <w:p w14:paraId="2DB58E37" w14:textId="20CC1383" w:rsidR="00BD3733" w:rsidRPr="00417226" w:rsidRDefault="00BD3733" w:rsidP="00A6626D">
            <w:pPr>
              <w:spacing w:after="0" w:line="240" w:lineRule="auto"/>
              <w:jc w:val="center"/>
              <w:rPr>
                <w:rFonts w:asciiTheme="minorHAnsi" w:eastAsiaTheme="minorEastAsia" w:hAnsiTheme="minorHAnsi" w:cstheme="minorHAnsi"/>
                <w:sz w:val="18"/>
                <w:szCs w:val="18"/>
                <w:lang w:eastAsia="pt-BR"/>
              </w:rPr>
            </w:pPr>
            <w:r w:rsidRPr="00417226">
              <w:rPr>
                <w:rFonts w:asciiTheme="minorHAnsi" w:eastAsiaTheme="minorEastAsia" w:hAnsiTheme="minorHAnsi" w:cstheme="minorHAnsi"/>
                <w:sz w:val="18"/>
                <w:szCs w:val="18"/>
                <w:lang w:eastAsia="pt-BR"/>
              </w:rPr>
              <w:t>400 unidades de placas eletrônicas para gestão e monitoramento de baterias de lítio (BMS).</w:t>
            </w:r>
          </w:p>
        </w:tc>
        <w:tc>
          <w:tcPr>
            <w:tcW w:w="1906" w:type="dxa"/>
            <w:noWrap/>
            <w:tcMar>
              <w:top w:w="0" w:type="dxa"/>
              <w:left w:w="70" w:type="dxa"/>
              <w:bottom w:w="0" w:type="dxa"/>
              <w:right w:w="70" w:type="dxa"/>
            </w:tcMar>
            <w:vAlign w:val="center"/>
          </w:tcPr>
          <w:p w14:paraId="3FD94342" w14:textId="59AD2B72" w:rsidR="00BD3733" w:rsidRPr="00417226" w:rsidRDefault="00BD3733" w:rsidP="00BD3733">
            <w:pPr>
              <w:spacing w:after="0" w:line="240" w:lineRule="auto"/>
              <w:jc w:val="center"/>
              <w:rPr>
                <w:rFonts w:asciiTheme="minorHAnsi" w:eastAsiaTheme="minorEastAsia" w:hAnsiTheme="minorHAnsi" w:cstheme="minorHAnsi"/>
                <w:sz w:val="18"/>
                <w:szCs w:val="18"/>
                <w:lang w:eastAsia="pt-BR"/>
              </w:rPr>
            </w:pPr>
            <w:r w:rsidRPr="00417226">
              <w:rPr>
                <w:rFonts w:asciiTheme="minorHAnsi" w:eastAsiaTheme="minorEastAsia" w:hAnsiTheme="minorHAnsi" w:cstheme="minorHAnsi"/>
                <w:sz w:val="18"/>
                <w:szCs w:val="18"/>
                <w:lang w:eastAsia="pt-BR"/>
              </w:rPr>
              <w:t>P</w:t>
            </w:r>
            <w:r w:rsidR="007827FD" w:rsidRPr="00417226">
              <w:rPr>
                <w:rFonts w:asciiTheme="minorHAnsi" w:eastAsiaTheme="minorEastAsia" w:hAnsiTheme="minorHAnsi" w:cstheme="minorHAnsi"/>
                <w:sz w:val="18"/>
                <w:szCs w:val="18"/>
                <w:lang w:eastAsia="pt-BR"/>
              </w:rPr>
              <w:t xml:space="preserve">eso máximo estimado em </w:t>
            </w:r>
            <w:r w:rsidRPr="00417226">
              <w:rPr>
                <w:rFonts w:asciiTheme="minorHAnsi" w:eastAsiaTheme="minorEastAsia" w:hAnsiTheme="minorHAnsi" w:cstheme="minorHAnsi"/>
                <w:sz w:val="18"/>
                <w:szCs w:val="18"/>
                <w:lang w:eastAsia="pt-BR"/>
              </w:rPr>
              <w:t>200</w:t>
            </w:r>
            <w:r w:rsidR="007827FD" w:rsidRPr="00417226">
              <w:rPr>
                <w:rFonts w:asciiTheme="minorHAnsi" w:eastAsiaTheme="minorEastAsia" w:hAnsiTheme="minorHAnsi" w:cstheme="minorHAnsi"/>
                <w:sz w:val="18"/>
                <w:szCs w:val="18"/>
                <w:lang w:eastAsia="pt-BR"/>
              </w:rPr>
              <w:t xml:space="preserve"> </w:t>
            </w:r>
            <w:r w:rsidRPr="00417226">
              <w:rPr>
                <w:rFonts w:asciiTheme="minorHAnsi" w:eastAsiaTheme="minorEastAsia" w:hAnsiTheme="minorHAnsi" w:cstheme="minorHAnsi"/>
                <w:sz w:val="18"/>
                <w:szCs w:val="18"/>
                <w:lang w:eastAsia="pt-BR"/>
              </w:rPr>
              <w:t>K</w:t>
            </w:r>
            <w:r w:rsidR="007827FD" w:rsidRPr="00417226">
              <w:rPr>
                <w:rFonts w:asciiTheme="minorHAnsi" w:eastAsiaTheme="minorEastAsia" w:hAnsiTheme="minorHAnsi" w:cstheme="minorHAnsi"/>
                <w:sz w:val="18"/>
                <w:szCs w:val="18"/>
                <w:lang w:eastAsia="pt-BR"/>
              </w:rPr>
              <w:t>g</w:t>
            </w:r>
            <w:r w:rsidRPr="00417226">
              <w:rPr>
                <w:rFonts w:asciiTheme="minorHAnsi" w:eastAsiaTheme="minorEastAsia" w:hAnsiTheme="minorHAnsi" w:cstheme="minorHAnsi"/>
                <w:sz w:val="18"/>
                <w:szCs w:val="18"/>
                <w:lang w:eastAsia="pt-BR"/>
              </w:rPr>
              <w:t xml:space="preserve"> </w:t>
            </w:r>
            <w:r w:rsidR="007827FD" w:rsidRPr="00417226">
              <w:rPr>
                <w:rFonts w:asciiTheme="minorHAnsi" w:eastAsiaTheme="minorEastAsia" w:hAnsiTheme="minorHAnsi" w:cstheme="minorHAnsi"/>
                <w:sz w:val="18"/>
                <w:szCs w:val="18"/>
                <w:lang w:eastAsia="pt-BR"/>
              </w:rPr>
              <w:t>por pallet</w:t>
            </w:r>
          </w:p>
        </w:tc>
        <w:tc>
          <w:tcPr>
            <w:tcW w:w="1117" w:type="dxa"/>
            <w:noWrap/>
            <w:tcMar>
              <w:top w:w="0" w:type="dxa"/>
              <w:left w:w="70" w:type="dxa"/>
              <w:bottom w:w="0" w:type="dxa"/>
              <w:right w:w="70" w:type="dxa"/>
            </w:tcMar>
            <w:vAlign w:val="center"/>
          </w:tcPr>
          <w:p w14:paraId="0CF619EA" w14:textId="7D3852A4" w:rsidR="00BD3733" w:rsidRPr="00417226" w:rsidRDefault="00E60535" w:rsidP="71922327">
            <w:pPr>
              <w:spacing w:after="0" w:line="240" w:lineRule="auto"/>
              <w:jc w:val="center"/>
              <w:rPr>
                <w:rFonts w:asciiTheme="minorHAnsi" w:eastAsiaTheme="minorEastAsia" w:hAnsiTheme="minorHAnsi" w:cstheme="minorHAnsi"/>
                <w:sz w:val="18"/>
                <w:szCs w:val="18"/>
                <w:lang w:eastAsia="pt-BR"/>
              </w:rPr>
            </w:pPr>
            <w:r w:rsidRPr="00417226">
              <w:rPr>
                <w:rFonts w:asciiTheme="minorHAnsi" w:eastAsiaTheme="minorEastAsia" w:hAnsiTheme="minorHAnsi" w:cstheme="minorHAnsi"/>
                <w:sz w:val="18"/>
                <w:szCs w:val="18"/>
                <w:lang w:eastAsia="pt-BR"/>
              </w:rPr>
              <w:t xml:space="preserve">Considerar pallet de dimensões </w:t>
            </w:r>
            <w:r w:rsidR="00BD3733" w:rsidRPr="00417226">
              <w:rPr>
                <w:rFonts w:asciiTheme="minorHAnsi" w:eastAsiaTheme="minorEastAsia" w:hAnsiTheme="minorHAnsi" w:cstheme="minorHAnsi"/>
                <w:sz w:val="18"/>
                <w:szCs w:val="18"/>
                <w:lang w:eastAsia="pt-BR"/>
              </w:rPr>
              <w:t xml:space="preserve">PADRÃO </w:t>
            </w:r>
            <w:r w:rsidR="007827FD" w:rsidRPr="00417226">
              <w:rPr>
                <w:rFonts w:asciiTheme="minorHAnsi" w:eastAsiaTheme="minorEastAsia" w:hAnsiTheme="minorHAnsi" w:cstheme="minorHAnsi"/>
                <w:sz w:val="18"/>
                <w:szCs w:val="18"/>
                <w:lang w:eastAsia="pt-BR"/>
              </w:rPr>
              <w:t>europeu</w:t>
            </w:r>
            <w:r w:rsidR="00BD3733" w:rsidRPr="00417226">
              <w:rPr>
                <w:rFonts w:asciiTheme="minorHAnsi" w:eastAsiaTheme="minorEastAsia" w:hAnsiTheme="minorHAnsi" w:cstheme="minorHAnsi"/>
                <w:sz w:val="18"/>
                <w:szCs w:val="18"/>
                <w:lang w:eastAsia="pt-BR"/>
              </w:rPr>
              <w:t xml:space="preserve">:  </w:t>
            </w:r>
          </w:p>
          <w:p w14:paraId="584CDECD" w14:textId="7BC61DFF" w:rsidR="00BD3733" w:rsidRPr="00417226" w:rsidRDefault="00BD3733" w:rsidP="71922327">
            <w:pPr>
              <w:spacing w:after="0" w:line="240" w:lineRule="auto"/>
              <w:jc w:val="center"/>
              <w:rPr>
                <w:rFonts w:asciiTheme="minorHAnsi" w:eastAsiaTheme="minorEastAsia" w:hAnsiTheme="minorHAnsi" w:cstheme="minorHAnsi"/>
                <w:sz w:val="18"/>
                <w:szCs w:val="18"/>
                <w:lang w:eastAsia="pt-BR"/>
              </w:rPr>
            </w:pPr>
            <w:r w:rsidRPr="00417226">
              <w:rPr>
                <w:rFonts w:asciiTheme="minorHAnsi" w:eastAsiaTheme="minorEastAsia" w:hAnsiTheme="minorHAnsi" w:cstheme="minorHAnsi"/>
                <w:sz w:val="18"/>
                <w:szCs w:val="18"/>
                <w:lang w:eastAsia="pt-BR"/>
              </w:rPr>
              <w:t xml:space="preserve">120 (C) x </w:t>
            </w:r>
            <w:r w:rsidR="00CC5ADB" w:rsidRPr="00417226">
              <w:rPr>
                <w:rFonts w:asciiTheme="minorHAnsi" w:eastAsiaTheme="minorEastAsia" w:hAnsiTheme="minorHAnsi" w:cstheme="minorHAnsi"/>
                <w:sz w:val="18"/>
                <w:szCs w:val="18"/>
                <w:lang w:eastAsia="pt-BR"/>
              </w:rPr>
              <w:t>8</w:t>
            </w:r>
            <w:r w:rsidRPr="00417226">
              <w:rPr>
                <w:rFonts w:asciiTheme="minorHAnsi" w:eastAsiaTheme="minorEastAsia" w:hAnsiTheme="minorHAnsi" w:cstheme="minorHAnsi"/>
                <w:sz w:val="18"/>
                <w:szCs w:val="18"/>
                <w:lang w:eastAsia="pt-BR"/>
              </w:rPr>
              <w:t xml:space="preserve">0 (L) x </w:t>
            </w:r>
            <w:r w:rsidR="00CC5ADB" w:rsidRPr="00417226">
              <w:rPr>
                <w:rFonts w:asciiTheme="minorHAnsi" w:eastAsiaTheme="minorEastAsia" w:hAnsiTheme="minorHAnsi" w:cstheme="minorHAnsi"/>
                <w:sz w:val="18"/>
                <w:szCs w:val="18"/>
                <w:lang w:eastAsia="pt-BR"/>
              </w:rPr>
              <w:t>144</w:t>
            </w:r>
            <w:r w:rsidRPr="00417226">
              <w:rPr>
                <w:rFonts w:asciiTheme="minorHAnsi" w:eastAsiaTheme="minorEastAsia" w:hAnsiTheme="minorHAnsi" w:cstheme="minorHAnsi"/>
                <w:sz w:val="18"/>
                <w:szCs w:val="18"/>
                <w:lang w:eastAsia="pt-BR"/>
              </w:rPr>
              <w:t xml:space="preserve"> (A) cm</w:t>
            </w:r>
          </w:p>
          <w:p w14:paraId="06AE7C22" w14:textId="3E93C5B9" w:rsidR="00BD3733" w:rsidRPr="00417226" w:rsidRDefault="00BD3733" w:rsidP="007827FD">
            <w:pPr>
              <w:spacing w:after="0" w:line="240" w:lineRule="auto"/>
              <w:jc w:val="center"/>
              <w:rPr>
                <w:rFonts w:asciiTheme="minorHAnsi" w:eastAsiaTheme="minorEastAsia" w:hAnsiTheme="minorHAnsi" w:cstheme="minorHAnsi"/>
                <w:b/>
                <w:sz w:val="18"/>
                <w:szCs w:val="18"/>
                <w:lang w:eastAsia="pt-BR"/>
              </w:rPr>
            </w:pPr>
            <w:r w:rsidRPr="00417226">
              <w:rPr>
                <w:rFonts w:asciiTheme="minorHAnsi" w:eastAsiaTheme="minorEastAsia" w:hAnsiTheme="minorHAnsi" w:cstheme="minorHAnsi"/>
                <w:b/>
                <w:sz w:val="18"/>
                <w:szCs w:val="18"/>
                <w:lang w:eastAsia="pt-BR"/>
              </w:rPr>
              <w:t>(c)</w:t>
            </w:r>
          </w:p>
        </w:tc>
        <w:tc>
          <w:tcPr>
            <w:tcW w:w="1065" w:type="dxa"/>
            <w:noWrap/>
            <w:tcMar>
              <w:top w:w="0" w:type="dxa"/>
              <w:left w:w="70" w:type="dxa"/>
              <w:bottom w:w="0" w:type="dxa"/>
              <w:right w:w="70" w:type="dxa"/>
            </w:tcMar>
            <w:vAlign w:val="center"/>
          </w:tcPr>
          <w:p w14:paraId="6EDCEB28" w14:textId="77777777" w:rsidR="00BD3733" w:rsidRPr="00417226" w:rsidRDefault="00BD3733" w:rsidP="000D4514">
            <w:pPr>
              <w:spacing w:after="0" w:line="240" w:lineRule="auto"/>
              <w:jc w:val="center"/>
              <w:rPr>
                <w:rFonts w:asciiTheme="minorHAnsi" w:eastAsiaTheme="minorEastAsia" w:hAnsiTheme="minorHAnsi" w:cstheme="minorHAnsi"/>
                <w:sz w:val="18"/>
                <w:szCs w:val="18"/>
                <w:lang w:eastAsia="pt-BR"/>
              </w:rPr>
            </w:pPr>
            <w:r w:rsidRPr="00417226">
              <w:rPr>
                <w:rFonts w:asciiTheme="minorHAnsi" w:eastAsiaTheme="minorEastAsia" w:hAnsiTheme="minorHAnsi" w:cstheme="minorHAnsi"/>
                <w:sz w:val="18"/>
                <w:szCs w:val="18"/>
                <w:lang w:eastAsia="pt-BR"/>
              </w:rPr>
              <w:t>SENAI CIMATEC</w:t>
            </w:r>
          </w:p>
        </w:tc>
        <w:tc>
          <w:tcPr>
            <w:tcW w:w="960" w:type="dxa"/>
            <w:noWrap/>
            <w:tcMar>
              <w:top w:w="0" w:type="dxa"/>
              <w:left w:w="70" w:type="dxa"/>
              <w:bottom w:w="0" w:type="dxa"/>
              <w:right w:w="70" w:type="dxa"/>
            </w:tcMar>
            <w:vAlign w:val="center"/>
          </w:tcPr>
          <w:p w14:paraId="669912BD" w14:textId="77777777" w:rsidR="00F25A50" w:rsidRPr="00417226" w:rsidRDefault="00F25A50" w:rsidP="00F25A50">
            <w:pPr>
              <w:spacing w:after="0" w:line="240" w:lineRule="auto"/>
              <w:jc w:val="center"/>
              <w:rPr>
                <w:rFonts w:asciiTheme="minorHAnsi" w:eastAsiaTheme="minorEastAsia" w:hAnsiTheme="minorHAnsi" w:cstheme="minorHAnsi"/>
                <w:sz w:val="18"/>
                <w:szCs w:val="18"/>
                <w:lang w:val="en-US" w:eastAsia="pt-BR"/>
              </w:rPr>
            </w:pPr>
            <w:r w:rsidRPr="00417226">
              <w:rPr>
                <w:rFonts w:asciiTheme="minorHAnsi" w:eastAsiaTheme="minorEastAsia" w:hAnsiTheme="minorHAnsi" w:cstheme="minorHAnsi"/>
                <w:sz w:val="18"/>
                <w:szCs w:val="18"/>
                <w:lang w:val="en-US" w:eastAsia="pt-BR"/>
              </w:rPr>
              <w:t xml:space="preserve">SAFT - </w:t>
            </w:r>
          </w:p>
          <w:p w14:paraId="3AB43E1E" w14:textId="1970C75C" w:rsidR="00BD3733" w:rsidRPr="00417226" w:rsidRDefault="00F25A50" w:rsidP="00F25A50">
            <w:pPr>
              <w:spacing w:after="0" w:line="240" w:lineRule="auto"/>
              <w:jc w:val="center"/>
              <w:rPr>
                <w:rFonts w:asciiTheme="minorHAnsi" w:eastAsiaTheme="minorEastAsia" w:hAnsiTheme="minorHAnsi" w:cstheme="minorHAnsi"/>
                <w:sz w:val="18"/>
                <w:szCs w:val="18"/>
                <w:lang w:val="en-US" w:eastAsia="pt-BR"/>
              </w:rPr>
            </w:pPr>
            <w:r w:rsidRPr="00417226">
              <w:rPr>
                <w:rFonts w:asciiTheme="minorHAnsi" w:eastAsiaTheme="minorEastAsia" w:hAnsiTheme="minorHAnsi" w:cstheme="minorHAnsi"/>
                <w:sz w:val="18"/>
                <w:szCs w:val="18"/>
                <w:lang w:val="en-US" w:eastAsia="pt-BR"/>
              </w:rPr>
              <w:t>Rue Georges Leclanché, 86000 Poitiers, França</w:t>
            </w:r>
          </w:p>
        </w:tc>
        <w:tc>
          <w:tcPr>
            <w:tcW w:w="1025" w:type="dxa"/>
            <w:tcMar>
              <w:top w:w="0" w:type="dxa"/>
              <w:left w:w="70" w:type="dxa"/>
              <w:bottom w:w="0" w:type="dxa"/>
              <w:right w:w="70" w:type="dxa"/>
            </w:tcMar>
            <w:vAlign w:val="center"/>
          </w:tcPr>
          <w:p w14:paraId="13A38744" w14:textId="1D1718D7" w:rsidR="00BD3733" w:rsidRPr="00417226" w:rsidRDefault="007D4B6B" w:rsidP="71922327">
            <w:pPr>
              <w:spacing w:after="0" w:line="240" w:lineRule="auto"/>
              <w:jc w:val="center"/>
              <w:rPr>
                <w:rFonts w:asciiTheme="minorHAnsi" w:eastAsiaTheme="minorEastAsia" w:hAnsiTheme="minorHAnsi" w:cstheme="minorHAnsi"/>
                <w:sz w:val="18"/>
                <w:szCs w:val="18"/>
                <w:lang w:eastAsia="pt-BR"/>
              </w:rPr>
            </w:pPr>
            <w:r w:rsidRPr="00417226">
              <w:rPr>
                <w:rFonts w:asciiTheme="minorHAnsi" w:eastAsiaTheme="minorEastAsia" w:hAnsiTheme="minorHAnsi" w:cstheme="minorHAnsi"/>
                <w:sz w:val="18"/>
                <w:szCs w:val="18"/>
                <w:lang w:eastAsia="pt-BR"/>
              </w:rPr>
              <w:t>Via Atlântica, BA 530, KM 2,5 – Camaçari/BA, Brasil, 42.810-</w:t>
            </w:r>
            <w:r w:rsidR="008F7247" w:rsidRPr="00417226">
              <w:rPr>
                <w:rFonts w:asciiTheme="minorHAnsi" w:eastAsiaTheme="minorEastAsia" w:hAnsiTheme="minorHAnsi" w:cstheme="minorHAnsi"/>
                <w:sz w:val="18"/>
                <w:szCs w:val="18"/>
                <w:lang w:eastAsia="pt-BR"/>
              </w:rPr>
              <w:t>440</w:t>
            </w:r>
          </w:p>
        </w:tc>
        <w:tc>
          <w:tcPr>
            <w:tcW w:w="630" w:type="dxa"/>
            <w:vAlign w:val="center"/>
          </w:tcPr>
          <w:p w14:paraId="2FBFE70E" w14:textId="77777777" w:rsidR="00BD3733" w:rsidRPr="00417226" w:rsidRDefault="00BD3733" w:rsidP="000D4514">
            <w:pPr>
              <w:spacing w:after="0" w:line="240" w:lineRule="auto"/>
              <w:jc w:val="center"/>
              <w:rPr>
                <w:rFonts w:asciiTheme="minorHAnsi" w:eastAsiaTheme="minorEastAsia" w:hAnsiTheme="minorHAnsi" w:cstheme="minorHAnsi"/>
                <w:sz w:val="18"/>
                <w:szCs w:val="18"/>
                <w:lang w:eastAsia="pt-BR"/>
              </w:rPr>
            </w:pPr>
            <w:r w:rsidRPr="00417226">
              <w:rPr>
                <w:rFonts w:asciiTheme="minorHAnsi" w:eastAsiaTheme="minorEastAsia" w:hAnsiTheme="minorHAnsi" w:cstheme="minorHAnsi"/>
                <w:sz w:val="18"/>
                <w:szCs w:val="18"/>
                <w:lang w:eastAsia="pt-BR"/>
              </w:rPr>
              <w:t>Aéreo</w:t>
            </w:r>
          </w:p>
        </w:tc>
      </w:tr>
      <w:bookmarkEnd w:id="2"/>
    </w:tbl>
    <w:p w14:paraId="4037C44F" w14:textId="598EB23A" w:rsidR="765E3AD4" w:rsidRDefault="765E3AD4" w:rsidP="765E3AD4">
      <w:pPr>
        <w:pStyle w:val="PargrafodaLista"/>
        <w:tabs>
          <w:tab w:val="left" w:pos="7123"/>
        </w:tabs>
        <w:spacing w:after="0" w:line="240" w:lineRule="auto"/>
        <w:rPr>
          <w:rFonts w:ascii="Arial" w:hAnsi="Arial" w:cs="Arial"/>
          <w:sz w:val="18"/>
          <w:szCs w:val="18"/>
        </w:rPr>
      </w:pPr>
    </w:p>
    <w:p w14:paraId="1AE293D2" w14:textId="586E5AEF" w:rsidR="00DD3926" w:rsidRPr="00F8683D" w:rsidRDefault="00530FDB" w:rsidP="00F8683D">
      <w:pPr>
        <w:pStyle w:val="PargrafodaLista"/>
        <w:numPr>
          <w:ilvl w:val="0"/>
          <w:numId w:val="26"/>
        </w:numPr>
        <w:tabs>
          <w:tab w:val="left" w:pos="7123"/>
        </w:tabs>
        <w:spacing w:after="0" w:line="240" w:lineRule="auto"/>
        <w:rPr>
          <w:rFonts w:ascii="Arial" w:hAnsi="Arial" w:cs="Arial"/>
          <w:sz w:val="18"/>
          <w:szCs w:val="18"/>
        </w:rPr>
      </w:pPr>
      <w:r w:rsidRPr="00F8683D">
        <w:rPr>
          <w:rFonts w:ascii="Arial" w:hAnsi="Arial" w:cs="Arial"/>
          <w:sz w:val="18"/>
          <w:szCs w:val="18"/>
        </w:rPr>
        <w:t>Esse serviço</w:t>
      </w:r>
      <w:r w:rsidR="00966E5A" w:rsidRPr="00F8683D">
        <w:rPr>
          <w:rFonts w:ascii="Arial" w:hAnsi="Arial" w:cs="Arial"/>
          <w:sz w:val="18"/>
          <w:szCs w:val="18"/>
        </w:rPr>
        <w:t xml:space="preserve"> </w:t>
      </w:r>
      <w:r w:rsidRPr="00F8683D">
        <w:rPr>
          <w:rFonts w:ascii="Arial" w:hAnsi="Arial" w:cs="Arial"/>
          <w:sz w:val="18"/>
          <w:szCs w:val="18"/>
        </w:rPr>
        <w:t>ser</w:t>
      </w:r>
      <w:r w:rsidR="00966E5A" w:rsidRPr="00F8683D">
        <w:rPr>
          <w:rFonts w:ascii="Arial" w:hAnsi="Arial" w:cs="Arial"/>
          <w:sz w:val="18"/>
          <w:szCs w:val="18"/>
        </w:rPr>
        <w:t xml:space="preserve">á </w:t>
      </w:r>
      <w:r w:rsidRPr="00F8683D">
        <w:rPr>
          <w:rFonts w:ascii="Arial" w:hAnsi="Arial" w:cs="Arial"/>
          <w:sz w:val="18"/>
          <w:szCs w:val="18"/>
        </w:rPr>
        <w:t>executado</w:t>
      </w:r>
      <w:r w:rsidR="00966E5A" w:rsidRPr="00F8683D">
        <w:rPr>
          <w:rFonts w:ascii="Arial" w:hAnsi="Arial" w:cs="Arial"/>
          <w:sz w:val="18"/>
          <w:szCs w:val="18"/>
        </w:rPr>
        <w:t xml:space="preserve"> </w:t>
      </w:r>
      <w:r w:rsidRPr="00F8683D">
        <w:rPr>
          <w:rFonts w:ascii="Arial" w:hAnsi="Arial" w:cs="Arial"/>
          <w:sz w:val="18"/>
          <w:szCs w:val="18"/>
        </w:rPr>
        <w:t>SOB DEMANDA, assim que o lote estiver</w:t>
      </w:r>
      <w:r w:rsidR="00966E5A" w:rsidRPr="00F8683D">
        <w:rPr>
          <w:rFonts w:ascii="Arial" w:hAnsi="Arial" w:cs="Arial"/>
          <w:sz w:val="18"/>
          <w:szCs w:val="18"/>
        </w:rPr>
        <w:t xml:space="preserve"> </w:t>
      </w:r>
      <w:r w:rsidRPr="00F8683D">
        <w:rPr>
          <w:rFonts w:ascii="Arial" w:hAnsi="Arial" w:cs="Arial"/>
          <w:sz w:val="18"/>
          <w:szCs w:val="18"/>
        </w:rPr>
        <w:t>disponíve</w:t>
      </w:r>
      <w:r w:rsidR="00966E5A" w:rsidRPr="00F8683D">
        <w:rPr>
          <w:rFonts w:ascii="Arial" w:hAnsi="Arial" w:cs="Arial"/>
          <w:sz w:val="18"/>
          <w:szCs w:val="18"/>
        </w:rPr>
        <w:t>l</w:t>
      </w:r>
      <w:r w:rsidR="00FE61F1" w:rsidRPr="00F8683D">
        <w:rPr>
          <w:rFonts w:ascii="Arial" w:hAnsi="Arial" w:cs="Arial"/>
          <w:sz w:val="18"/>
          <w:szCs w:val="18"/>
        </w:rPr>
        <w:t>,</w:t>
      </w:r>
      <w:r w:rsidR="00966E5A" w:rsidRPr="00F8683D">
        <w:rPr>
          <w:rFonts w:ascii="Arial" w:hAnsi="Arial" w:cs="Arial"/>
          <w:sz w:val="18"/>
          <w:szCs w:val="18"/>
        </w:rPr>
        <w:t xml:space="preserve"> </w:t>
      </w:r>
      <w:r w:rsidRPr="00F8683D">
        <w:rPr>
          <w:rFonts w:ascii="Arial" w:hAnsi="Arial" w:cs="Arial"/>
          <w:sz w:val="18"/>
          <w:szCs w:val="18"/>
        </w:rPr>
        <w:t xml:space="preserve">a CONTRATADA será comunicada para iniciar o processo de </w:t>
      </w:r>
      <w:r w:rsidR="1E3933CF" w:rsidRPr="00F8683D">
        <w:rPr>
          <w:rFonts w:ascii="Arial" w:hAnsi="Arial" w:cs="Arial"/>
          <w:sz w:val="18"/>
          <w:szCs w:val="18"/>
        </w:rPr>
        <w:t>ex</w:t>
      </w:r>
      <w:r w:rsidRPr="00F8683D">
        <w:rPr>
          <w:rFonts w:ascii="Arial" w:hAnsi="Arial" w:cs="Arial"/>
          <w:sz w:val="18"/>
          <w:szCs w:val="18"/>
        </w:rPr>
        <w:t>portação.</w:t>
      </w:r>
    </w:p>
    <w:p w14:paraId="00076364" w14:textId="6F291BBE" w:rsidR="00530FDB" w:rsidRDefault="00530FDB" w:rsidP="00DD3926">
      <w:pPr>
        <w:pStyle w:val="PargrafodaLista"/>
        <w:numPr>
          <w:ilvl w:val="0"/>
          <w:numId w:val="26"/>
        </w:numPr>
        <w:tabs>
          <w:tab w:val="left" w:pos="7123"/>
        </w:tabs>
        <w:spacing w:after="0" w:line="240" w:lineRule="auto"/>
        <w:jc w:val="both"/>
        <w:rPr>
          <w:rFonts w:ascii="Arial" w:hAnsi="Arial" w:cs="Arial"/>
          <w:sz w:val="18"/>
          <w:szCs w:val="18"/>
        </w:rPr>
      </w:pPr>
      <w:r w:rsidRPr="00DD3926">
        <w:rPr>
          <w:rFonts w:ascii="Arial" w:hAnsi="Arial" w:cs="Arial"/>
          <w:sz w:val="18"/>
          <w:szCs w:val="18"/>
        </w:rPr>
        <w:t>Esse custo estimado total (</w:t>
      </w:r>
      <w:r w:rsidR="163DE582" w:rsidRPr="00DD3926">
        <w:rPr>
          <w:rFonts w:ascii="Arial" w:hAnsi="Arial" w:cs="Arial"/>
          <w:sz w:val="18"/>
          <w:szCs w:val="18"/>
        </w:rPr>
        <w:t xml:space="preserve">R$) </w:t>
      </w:r>
      <w:r w:rsidRPr="00DD3926">
        <w:rPr>
          <w:rFonts w:ascii="Arial" w:hAnsi="Arial" w:cs="Arial"/>
          <w:sz w:val="18"/>
          <w:szCs w:val="18"/>
        </w:rPr>
        <w:t xml:space="preserve">de mercadorias, será </w:t>
      </w:r>
      <w:r w:rsidR="00966E5A">
        <w:rPr>
          <w:rFonts w:ascii="Arial" w:hAnsi="Arial" w:cs="Arial"/>
          <w:sz w:val="18"/>
          <w:szCs w:val="18"/>
        </w:rPr>
        <w:t>enviado em apenas 1 (um) embarque</w:t>
      </w:r>
      <w:r w:rsidRPr="00DD3926">
        <w:rPr>
          <w:rFonts w:ascii="Arial" w:hAnsi="Arial" w:cs="Arial"/>
          <w:sz w:val="18"/>
          <w:szCs w:val="18"/>
        </w:rPr>
        <w:t xml:space="preserve">, obedecendo o peso limite de </w:t>
      </w:r>
      <w:r w:rsidR="23CDC7A5" w:rsidRPr="00DD3926">
        <w:rPr>
          <w:rFonts w:ascii="Arial" w:hAnsi="Arial" w:cs="Arial"/>
          <w:sz w:val="18"/>
          <w:szCs w:val="18"/>
        </w:rPr>
        <w:t>2</w:t>
      </w:r>
      <w:r w:rsidRPr="00DD3926">
        <w:rPr>
          <w:rFonts w:ascii="Arial" w:hAnsi="Arial" w:cs="Arial"/>
          <w:sz w:val="18"/>
          <w:szCs w:val="18"/>
        </w:rPr>
        <w:t xml:space="preserve">00kg </w:t>
      </w:r>
      <w:r w:rsidR="00DD3926" w:rsidRPr="00DD3926">
        <w:rPr>
          <w:rFonts w:ascii="Arial" w:hAnsi="Arial" w:cs="Arial"/>
          <w:sz w:val="18"/>
          <w:szCs w:val="18"/>
        </w:rPr>
        <w:t>por embalagem</w:t>
      </w:r>
      <w:r w:rsidRPr="00DD3926">
        <w:rPr>
          <w:rFonts w:ascii="Arial" w:hAnsi="Arial" w:cs="Arial"/>
          <w:sz w:val="18"/>
          <w:szCs w:val="18"/>
        </w:rPr>
        <w:t>/palete e</w:t>
      </w:r>
      <w:r w:rsidR="00DD3926" w:rsidRPr="00DD3926">
        <w:rPr>
          <w:rFonts w:ascii="Arial" w:hAnsi="Arial" w:cs="Arial"/>
          <w:sz w:val="18"/>
          <w:szCs w:val="18"/>
        </w:rPr>
        <w:t xml:space="preserve"> </w:t>
      </w:r>
      <w:r w:rsidRPr="00DD3926">
        <w:rPr>
          <w:rFonts w:ascii="Arial" w:hAnsi="Arial" w:cs="Arial"/>
          <w:sz w:val="18"/>
          <w:szCs w:val="18"/>
        </w:rPr>
        <w:t>volumes de embalagens de dimensões limites de 120cm</w:t>
      </w:r>
      <w:r w:rsidR="007827FD">
        <w:rPr>
          <w:rFonts w:ascii="Arial" w:hAnsi="Arial" w:cs="Arial"/>
          <w:sz w:val="18"/>
          <w:szCs w:val="18"/>
        </w:rPr>
        <w:t xml:space="preserve"> </w:t>
      </w:r>
      <w:r w:rsidRPr="00DD3926">
        <w:rPr>
          <w:rFonts w:ascii="Arial" w:hAnsi="Arial" w:cs="Arial"/>
          <w:sz w:val="18"/>
          <w:szCs w:val="18"/>
        </w:rPr>
        <w:t xml:space="preserve">(comprimento) x </w:t>
      </w:r>
      <w:r w:rsidR="007827FD">
        <w:rPr>
          <w:rFonts w:ascii="Arial" w:hAnsi="Arial" w:cs="Arial"/>
          <w:sz w:val="18"/>
          <w:szCs w:val="18"/>
        </w:rPr>
        <w:t>8</w:t>
      </w:r>
      <w:r w:rsidRPr="00DD3926">
        <w:rPr>
          <w:rFonts w:ascii="Arial" w:hAnsi="Arial" w:cs="Arial"/>
          <w:sz w:val="18"/>
          <w:szCs w:val="18"/>
        </w:rPr>
        <w:t>0cm (largura) x 1</w:t>
      </w:r>
      <w:r w:rsidR="007827FD">
        <w:rPr>
          <w:rFonts w:ascii="Arial" w:hAnsi="Arial" w:cs="Arial"/>
          <w:sz w:val="18"/>
          <w:szCs w:val="18"/>
        </w:rPr>
        <w:t>44</w:t>
      </w:r>
      <w:r w:rsidRPr="00DD3926">
        <w:rPr>
          <w:rFonts w:ascii="Arial" w:hAnsi="Arial" w:cs="Arial"/>
          <w:sz w:val="18"/>
          <w:szCs w:val="18"/>
        </w:rPr>
        <w:t>cm (altura) cada. Podem ocorrer embarques com</w:t>
      </w:r>
      <w:r w:rsidR="261D14EF" w:rsidRPr="00DD3926">
        <w:rPr>
          <w:rFonts w:ascii="Arial" w:hAnsi="Arial" w:cs="Arial"/>
          <w:sz w:val="18"/>
          <w:szCs w:val="18"/>
        </w:rPr>
        <w:t xml:space="preserve"> </w:t>
      </w:r>
      <w:r w:rsidRPr="00DD3926">
        <w:rPr>
          <w:rFonts w:ascii="Arial" w:hAnsi="Arial" w:cs="Arial"/>
          <w:sz w:val="18"/>
          <w:szCs w:val="18"/>
        </w:rPr>
        <w:t xml:space="preserve">mais de uma embalagem. </w:t>
      </w:r>
    </w:p>
    <w:p w14:paraId="1901CB40" w14:textId="77777777" w:rsidR="00F8683D" w:rsidRDefault="009F44E5" w:rsidP="00F8683D">
      <w:pPr>
        <w:pStyle w:val="PargrafodaLista"/>
        <w:numPr>
          <w:ilvl w:val="0"/>
          <w:numId w:val="26"/>
        </w:numPr>
        <w:tabs>
          <w:tab w:val="left" w:pos="7123"/>
        </w:tabs>
        <w:spacing w:after="0" w:line="240" w:lineRule="auto"/>
        <w:jc w:val="both"/>
        <w:rPr>
          <w:rFonts w:ascii="Arial" w:hAnsi="Arial" w:cs="Arial"/>
          <w:sz w:val="18"/>
          <w:szCs w:val="18"/>
        </w:rPr>
      </w:pPr>
      <w:r>
        <w:rPr>
          <w:rFonts w:ascii="Arial" w:hAnsi="Arial" w:cs="Arial"/>
          <w:sz w:val="18"/>
          <w:szCs w:val="18"/>
        </w:rPr>
        <w:t xml:space="preserve">A quantidade total de itens pode </w:t>
      </w:r>
      <w:r w:rsidR="005F016C">
        <w:rPr>
          <w:rFonts w:ascii="Arial" w:hAnsi="Arial" w:cs="Arial"/>
          <w:sz w:val="18"/>
          <w:szCs w:val="18"/>
        </w:rPr>
        <w:t>sofrer</w:t>
      </w:r>
      <w:r>
        <w:rPr>
          <w:rFonts w:ascii="Arial" w:hAnsi="Arial" w:cs="Arial"/>
          <w:sz w:val="18"/>
          <w:szCs w:val="18"/>
        </w:rPr>
        <w:t xml:space="preserve"> alterações para menos, nunca para mais.</w:t>
      </w:r>
    </w:p>
    <w:p w14:paraId="441563E4" w14:textId="05DA0BC2" w:rsidR="00EA4636" w:rsidRPr="00F8683D" w:rsidRDefault="00530FDB" w:rsidP="00F8683D">
      <w:pPr>
        <w:pStyle w:val="PargrafodaLista"/>
        <w:numPr>
          <w:ilvl w:val="0"/>
          <w:numId w:val="26"/>
        </w:numPr>
        <w:tabs>
          <w:tab w:val="left" w:pos="7123"/>
        </w:tabs>
        <w:spacing w:after="0" w:line="240" w:lineRule="auto"/>
        <w:jc w:val="both"/>
        <w:rPr>
          <w:rFonts w:ascii="Arial" w:hAnsi="Arial" w:cs="Arial"/>
          <w:sz w:val="18"/>
          <w:szCs w:val="18"/>
        </w:rPr>
      </w:pPr>
      <w:r w:rsidRPr="00F8683D">
        <w:rPr>
          <w:rFonts w:ascii="Arial" w:hAnsi="Arial" w:cs="Arial"/>
          <w:b/>
          <w:bCs/>
          <w:sz w:val="18"/>
          <w:szCs w:val="18"/>
        </w:rPr>
        <w:t xml:space="preserve">Valor </w:t>
      </w:r>
      <w:r w:rsidR="3F814CD4" w:rsidRPr="00F8683D">
        <w:rPr>
          <w:rFonts w:ascii="Arial" w:hAnsi="Arial" w:cs="Arial"/>
          <w:b/>
          <w:bCs/>
          <w:sz w:val="18"/>
          <w:szCs w:val="18"/>
        </w:rPr>
        <w:t xml:space="preserve">estimado </w:t>
      </w:r>
      <w:r w:rsidRPr="00F8683D">
        <w:rPr>
          <w:rFonts w:ascii="Arial" w:hAnsi="Arial" w:cs="Arial"/>
          <w:b/>
          <w:bCs/>
          <w:sz w:val="18"/>
          <w:szCs w:val="18"/>
        </w:rPr>
        <w:t>total da mercadoria</w:t>
      </w:r>
      <w:r w:rsidR="00966E5A" w:rsidRPr="00F8683D">
        <w:rPr>
          <w:rFonts w:ascii="Arial" w:hAnsi="Arial" w:cs="Arial"/>
          <w:b/>
          <w:bCs/>
          <w:sz w:val="18"/>
          <w:szCs w:val="18"/>
        </w:rPr>
        <w:t xml:space="preserve"> </w:t>
      </w:r>
      <w:r w:rsidRPr="00F8683D">
        <w:rPr>
          <w:rFonts w:ascii="Arial" w:hAnsi="Arial" w:cs="Arial"/>
          <w:b/>
          <w:bCs/>
          <w:sz w:val="18"/>
          <w:szCs w:val="18"/>
        </w:rPr>
        <w:t xml:space="preserve">da tabela acima é de </w:t>
      </w:r>
      <w:r w:rsidR="12452CE6" w:rsidRPr="00F8683D">
        <w:rPr>
          <w:rFonts w:ascii="Arial" w:hAnsi="Arial" w:cs="Arial"/>
          <w:b/>
          <w:bCs/>
          <w:sz w:val="18"/>
          <w:szCs w:val="18"/>
        </w:rPr>
        <w:t>R$</w:t>
      </w:r>
      <w:r w:rsidRPr="00F8683D">
        <w:rPr>
          <w:rFonts w:ascii="Arial" w:hAnsi="Arial" w:cs="Arial"/>
          <w:b/>
          <w:bCs/>
          <w:sz w:val="18"/>
          <w:szCs w:val="18"/>
        </w:rPr>
        <w:t xml:space="preserve"> </w:t>
      </w:r>
      <w:r w:rsidR="00CD3685" w:rsidRPr="00F8683D">
        <w:rPr>
          <w:rFonts w:ascii="Arial" w:hAnsi="Arial" w:cs="Arial"/>
          <w:b/>
          <w:bCs/>
          <w:sz w:val="18"/>
          <w:szCs w:val="18"/>
        </w:rPr>
        <w:t>155</w:t>
      </w:r>
      <w:r w:rsidR="008F7247" w:rsidRPr="00F8683D">
        <w:rPr>
          <w:rFonts w:ascii="Arial" w:hAnsi="Arial" w:cs="Arial"/>
          <w:b/>
          <w:bCs/>
          <w:sz w:val="18"/>
          <w:szCs w:val="18"/>
        </w:rPr>
        <w:t>.</w:t>
      </w:r>
      <w:r w:rsidR="00CD3685" w:rsidRPr="00F8683D">
        <w:rPr>
          <w:rFonts w:ascii="Arial" w:hAnsi="Arial" w:cs="Arial"/>
          <w:b/>
          <w:bCs/>
          <w:sz w:val="18"/>
          <w:szCs w:val="18"/>
        </w:rPr>
        <w:t>264</w:t>
      </w:r>
      <w:r w:rsidR="008F7247" w:rsidRPr="00F8683D">
        <w:rPr>
          <w:rFonts w:ascii="Arial" w:hAnsi="Arial" w:cs="Arial"/>
          <w:b/>
          <w:bCs/>
          <w:sz w:val="18"/>
          <w:szCs w:val="18"/>
        </w:rPr>
        <w:t>,</w:t>
      </w:r>
      <w:r w:rsidR="07FFEF93" w:rsidRPr="00F8683D">
        <w:rPr>
          <w:rFonts w:ascii="Arial" w:hAnsi="Arial" w:cs="Arial"/>
          <w:b/>
          <w:bCs/>
          <w:sz w:val="18"/>
          <w:szCs w:val="18"/>
        </w:rPr>
        <w:t>00</w:t>
      </w:r>
      <w:r w:rsidRPr="00F8683D">
        <w:rPr>
          <w:rFonts w:ascii="Arial" w:hAnsi="Arial" w:cs="Arial"/>
          <w:b/>
          <w:bCs/>
          <w:sz w:val="18"/>
          <w:szCs w:val="18"/>
        </w:rPr>
        <w:t xml:space="preserve"> (</w:t>
      </w:r>
      <w:r w:rsidR="002F7D6B" w:rsidRPr="00F8683D">
        <w:rPr>
          <w:rFonts w:ascii="Arial" w:hAnsi="Arial" w:cs="Arial"/>
          <w:b/>
          <w:bCs/>
          <w:sz w:val="18"/>
          <w:szCs w:val="18"/>
        </w:rPr>
        <w:t>Cento e cinqu</w:t>
      </w:r>
      <w:r w:rsidR="00DD2A7A" w:rsidRPr="00F8683D">
        <w:rPr>
          <w:rFonts w:ascii="Arial" w:hAnsi="Arial" w:cs="Arial"/>
          <w:b/>
          <w:bCs/>
          <w:sz w:val="18"/>
          <w:szCs w:val="18"/>
        </w:rPr>
        <w:t>enta</w:t>
      </w:r>
      <w:r w:rsidR="008F7247" w:rsidRPr="00F8683D">
        <w:rPr>
          <w:rFonts w:ascii="Arial" w:hAnsi="Arial" w:cs="Arial"/>
          <w:b/>
          <w:bCs/>
          <w:sz w:val="18"/>
          <w:szCs w:val="18"/>
        </w:rPr>
        <w:t xml:space="preserve"> e cinco mil, </w:t>
      </w:r>
      <w:r w:rsidR="00DD2A7A" w:rsidRPr="00F8683D">
        <w:rPr>
          <w:rFonts w:ascii="Arial" w:hAnsi="Arial" w:cs="Arial"/>
          <w:b/>
          <w:bCs/>
          <w:sz w:val="18"/>
          <w:szCs w:val="18"/>
        </w:rPr>
        <w:t>duz</w:t>
      </w:r>
      <w:r w:rsidR="008F7247" w:rsidRPr="00F8683D">
        <w:rPr>
          <w:rFonts w:ascii="Arial" w:hAnsi="Arial" w:cs="Arial"/>
          <w:b/>
          <w:bCs/>
          <w:sz w:val="18"/>
          <w:szCs w:val="18"/>
        </w:rPr>
        <w:t xml:space="preserve">entos e </w:t>
      </w:r>
      <w:r w:rsidR="00DD2A7A" w:rsidRPr="00F8683D">
        <w:rPr>
          <w:rFonts w:ascii="Arial" w:hAnsi="Arial" w:cs="Arial"/>
          <w:b/>
          <w:bCs/>
          <w:sz w:val="18"/>
          <w:szCs w:val="18"/>
        </w:rPr>
        <w:t xml:space="preserve">sessenta e quatro </w:t>
      </w:r>
      <w:r w:rsidR="008F7247" w:rsidRPr="00F8683D">
        <w:rPr>
          <w:rFonts w:ascii="Arial" w:hAnsi="Arial" w:cs="Arial"/>
          <w:b/>
          <w:bCs/>
          <w:sz w:val="18"/>
          <w:szCs w:val="18"/>
        </w:rPr>
        <w:t>reais</w:t>
      </w:r>
      <w:r w:rsidRPr="00F8683D">
        <w:rPr>
          <w:rFonts w:ascii="Arial" w:hAnsi="Arial" w:cs="Arial"/>
          <w:b/>
          <w:bCs/>
          <w:sz w:val="18"/>
          <w:szCs w:val="18"/>
        </w:rPr>
        <w:t>).</w:t>
      </w:r>
    </w:p>
    <w:sectPr w:rsidR="00EA4636" w:rsidRPr="00F8683D" w:rsidSect="00530FDB">
      <w:footerReference w:type="default" r:id="rId14"/>
      <w:pgSz w:w="16838" w:h="11906" w:orient="landscape"/>
      <w:pgMar w:top="1701" w:right="1701" w:bottom="1274" w:left="1134" w:header="851" w:footer="397" w:gutter="0"/>
      <w:cols w:space="720"/>
      <w:formProt w:val="0"/>
      <w:docGrid w:linePitch="28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C4239" w14:textId="77777777" w:rsidR="000B267F" w:rsidRDefault="000B267F">
      <w:pPr>
        <w:spacing w:after="0" w:line="240" w:lineRule="auto"/>
      </w:pPr>
      <w:r>
        <w:separator/>
      </w:r>
    </w:p>
  </w:endnote>
  <w:endnote w:type="continuationSeparator" w:id="0">
    <w:p w14:paraId="1400C4E6" w14:textId="77777777" w:rsidR="000B267F" w:rsidRDefault="000B2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ras Lt BT">
    <w:altName w:val="Times New Roman"/>
    <w:charset w:val="01"/>
    <w:family w:val="roman"/>
    <w:pitch w:val="variable"/>
  </w:font>
  <w:font w:name="OpenSymbol">
    <w:panose1 w:val="00000000000000000000"/>
    <w:charset w:val="00"/>
    <w:family w:val="roman"/>
    <w:notTrueType/>
    <w:pitch w:val="default"/>
  </w:font>
  <w:font w:name="DejaVu Sans">
    <w:panose1 w:val="00000000000000000000"/>
    <w:charset w:val="00"/>
    <w:family w:val="roman"/>
    <w:notTrueType/>
    <w:pitch w:val="default"/>
  </w:font>
  <w:font w:name="Lohit Hind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550AC9DA" w14:paraId="42FA6286" w14:textId="77777777" w:rsidTr="550AC9DA">
      <w:trPr>
        <w:trHeight w:val="300"/>
      </w:trPr>
      <w:tc>
        <w:tcPr>
          <w:tcW w:w="3020" w:type="dxa"/>
        </w:tcPr>
        <w:p w14:paraId="3D2386D5" w14:textId="0F6845DD" w:rsidR="550AC9DA" w:rsidRDefault="550AC9DA" w:rsidP="550AC9DA">
          <w:pPr>
            <w:pStyle w:val="Cabealho"/>
            <w:ind w:left="-115"/>
          </w:pPr>
        </w:p>
      </w:tc>
      <w:tc>
        <w:tcPr>
          <w:tcW w:w="3020" w:type="dxa"/>
        </w:tcPr>
        <w:p w14:paraId="47D8ECF6" w14:textId="69B9C7E2" w:rsidR="550AC9DA" w:rsidRDefault="550AC9DA" w:rsidP="550AC9DA">
          <w:pPr>
            <w:pStyle w:val="Cabealho"/>
            <w:jc w:val="center"/>
          </w:pPr>
        </w:p>
      </w:tc>
      <w:tc>
        <w:tcPr>
          <w:tcW w:w="3020" w:type="dxa"/>
        </w:tcPr>
        <w:p w14:paraId="02C565DE" w14:textId="7A85EC69" w:rsidR="550AC9DA" w:rsidRDefault="550AC9DA" w:rsidP="550AC9DA">
          <w:pPr>
            <w:pStyle w:val="Cabealho"/>
            <w:ind w:right="-115"/>
            <w:jc w:val="right"/>
          </w:pPr>
        </w:p>
      </w:tc>
    </w:tr>
  </w:tbl>
  <w:p w14:paraId="5B89AE2F" w14:textId="77A92778" w:rsidR="550AC9DA" w:rsidRDefault="550AC9DA" w:rsidP="550AC9D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3"/>
      <w:gridCol w:w="3024"/>
      <w:gridCol w:w="3024"/>
    </w:tblGrid>
    <w:tr w:rsidR="550AC9DA" w14:paraId="5A284148" w14:textId="77777777" w:rsidTr="550AC9DA">
      <w:trPr>
        <w:trHeight w:val="300"/>
      </w:trPr>
      <w:tc>
        <w:tcPr>
          <w:tcW w:w="4665" w:type="dxa"/>
        </w:tcPr>
        <w:p w14:paraId="7A36A38D" w14:textId="49D93654" w:rsidR="550AC9DA" w:rsidRDefault="550AC9DA" w:rsidP="550AC9DA">
          <w:pPr>
            <w:pStyle w:val="Cabealho"/>
            <w:ind w:left="-115"/>
          </w:pPr>
        </w:p>
      </w:tc>
      <w:tc>
        <w:tcPr>
          <w:tcW w:w="4665" w:type="dxa"/>
        </w:tcPr>
        <w:p w14:paraId="741F5885" w14:textId="2CF04AAB" w:rsidR="550AC9DA" w:rsidRDefault="550AC9DA" w:rsidP="550AC9DA">
          <w:pPr>
            <w:pStyle w:val="Cabealho"/>
            <w:jc w:val="center"/>
          </w:pPr>
        </w:p>
      </w:tc>
      <w:tc>
        <w:tcPr>
          <w:tcW w:w="4665" w:type="dxa"/>
        </w:tcPr>
        <w:p w14:paraId="41B0D719" w14:textId="36EFC331" w:rsidR="550AC9DA" w:rsidRDefault="550AC9DA" w:rsidP="550AC9DA">
          <w:pPr>
            <w:pStyle w:val="Cabealho"/>
            <w:ind w:right="-115"/>
            <w:jc w:val="right"/>
          </w:pPr>
        </w:p>
      </w:tc>
    </w:tr>
  </w:tbl>
  <w:p w14:paraId="0F4D2D5A" w14:textId="27C3F431" w:rsidR="550AC9DA" w:rsidRDefault="550AC9DA" w:rsidP="550AC9D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73C82" w14:textId="77777777" w:rsidR="000B267F" w:rsidRDefault="000B267F">
      <w:pPr>
        <w:spacing w:after="0" w:line="240" w:lineRule="auto"/>
      </w:pPr>
      <w:r>
        <w:separator/>
      </w:r>
    </w:p>
  </w:footnote>
  <w:footnote w:type="continuationSeparator" w:id="0">
    <w:p w14:paraId="411AF212" w14:textId="77777777" w:rsidR="000B267F" w:rsidRDefault="000B26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AC21F" w14:textId="4A105872" w:rsidR="00C97076" w:rsidRDefault="3A64B17E" w:rsidP="00A13D17">
    <w:pPr>
      <w:pStyle w:val="Cabealho"/>
      <w:jc w:val="right"/>
    </w:pPr>
    <w:r>
      <w:rPr>
        <w:noProof/>
      </w:rPr>
      <w:drawing>
        <wp:inline distT="0" distB="0" distL="0" distR="0" wp14:anchorId="6A0C8D03" wp14:editId="0C711377">
          <wp:extent cx="1551732" cy="484756"/>
          <wp:effectExtent l="0" t="0" r="0" b="0"/>
          <wp:docPr id="1683449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49876" name="Picture 1683449876"/>
                  <pic:cNvPicPr/>
                </pic:nvPicPr>
                <pic:blipFill>
                  <a:blip r:embed="rId1">
                    <a:extLst>
                      <a:ext uri="{28A0092B-C50C-407E-A947-70E740481C1C}">
                        <a14:useLocalDpi xmlns:a14="http://schemas.microsoft.com/office/drawing/2010/main"/>
                      </a:ext>
                    </a:extLst>
                  </a:blip>
                  <a:stretch>
                    <a:fillRect/>
                  </a:stretch>
                </pic:blipFill>
                <pic:spPr>
                  <a:xfrm>
                    <a:off x="0" y="0"/>
                    <a:ext cx="1551732" cy="48475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Ttulo1"/>
      <w:lvlText w:val="%1."/>
      <w:legacy w:legacy="1" w:legacySpace="0" w:legacyIndent="708"/>
      <w:lvlJc w:val="left"/>
      <w:pPr>
        <w:ind w:left="708" w:hanging="708"/>
      </w:pPr>
    </w:lvl>
    <w:lvl w:ilvl="1">
      <w:start w:val="1"/>
      <w:numFmt w:val="decimal"/>
      <w:pStyle w:val="Ttulo2"/>
      <w:lvlText w:val="%1.%2."/>
      <w:legacy w:legacy="1" w:legacySpace="0" w:legacyIndent="708"/>
      <w:lvlJc w:val="left"/>
      <w:pPr>
        <w:ind w:left="1416" w:hanging="708"/>
      </w:pPr>
    </w:lvl>
    <w:lvl w:ilvl="2">
      <w:start w:val="1"/>
      <w:numFmt w:val="decimal"/>
      <w:pStyle w:val="Ttulo3"/>
      <w:lvlText w:val="%1.%2.%3."/>
      <w:legacy w:legacy="1" w:legacySpace="0" w:legacyIndent="708"/>
      <w:lvlJc w:val="left"/>
      <w:pPr>
        <w:ind w:left="2124" w:hanging="708"/>
      </w:pPr>
    </w:lvl>
    <w:lvl w:ilvl="3">
      <w:start w:val="1"/>
      <w:numFmt w:val="decimal"/>
      <w:pStyle w:val="Ttulo4"/>
      <w:lvlText w:val="%1.%2.%3.%4."/>
      <w:legacy w:legacy="1" w:legacySpace="0" w:legacyIndent="708"/>
      <w:lvlJc w:val="left"/>
      <w:pPr>
        <w:ind w:left="2832" w:hanging="708"/>
      </w:pPr>
    </w:lvl>
    <w:lvl w:ilvl="4">
      <w:start w:val="1"/>
      <w:numFmt w:val="decimal"/>
      <w:pStyle w:val="Ttulo5"/>
      <w:lvlText w:val="%1.%2.%3.%4.%5."/>
      <w:legacy w:legacy="1" w:legacySpace="0" w:legacyIndent="708"/>
      <w:lvlJc w:val="left"/>
      <w:pPr>
        <w:ind w:left="3540" w:hanging="708"/>
      </w:pPr>
    </w:lvl>
    <w:lvl w:ilvl="5">
      <w:start w:val="1"/>
      <w:numFmt w:val="decimal"/>
      <w:pStyle w:val="Ttulo6"/>
      <w:lvlText w:val="%1.%2.%3.%4.%5.%6."/>
      <w:legacy w:legacy="1" w:legacySpace="0" w:legacyIndent="708"/>
      <w:lvlJc w:val="left"/>
      <w:pPr>
        <w:ind w:left="4248" w:hanging="708"/>
      </w:pPr>
    </w:lvl>
    <w:lvl w:ilvl="6">
      <w:start w:val="1"/>
      <w:numFmt w:val="decimal"/>
      <w:pStyle w:val="Ttulo7"/>
      <w:lvlText w:val="%1.%2.%3.%4.%5.%6.%7."/>
      <w:legacy w:legacy="1" w:legacySpace="0" w:legacyIndent="708"/>
      <w:lvlJc w:val="left"/>
      <w:pPr>
        <w:ind w:left="4956" w:hanging="708"/>
      </w:pPr>
    </w:lvl>
    <w:lvl w:ilvl="7">
      <w:start w:val="1"/>
      <w:numFmt w:val="decimal"/>
      <w:pStyle w:val="Ttulo8"/>
      <w:lvlText w:val="%1.%2.%3.%4.%5.%6.%7.%8."/>
      <w:legacy w:legacy="1" w:legacySpace="0" w:legacyIndent="708"/>
      <w:lvlJc w:val="left"/>
      <w:pPr>
        <w:ind w:left="5664" w:hanging="708"/>
      </w:pPr>
    </w:lvl>
    <w:lvl w:ilvl="8">
      <w:start w:val="1"/>
      <w:numFmt w:val="decimal"/>
      <w:pStyle w:val="Ttulo9"/>
      <w:lvlText w:val="%1.%2.%3.%4.%5.%6.%7.%8.%9."/>
      <w:legacy w:legacy="1" w:legacySpace="0" w:legacyIndent="708"/>
      <w:lvlJc w:val="left"/>
      <w:pPr>
        <w:ind w:left="6372" w:hanging="708"/>
      </w:pPr>
    </w:lvl>
  </w:abstractNum>
  <w:abstractNum w:abstractNumId="1" w15:restartNumberingAfterBreak="0">
    <w:nsid w:val="088C1CD4"/>
    <w:multiLevelType w:val="hybridMultilevel"/>
    <w:tmpl w:val="6DB2A1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C084165"/>
    <w:multiLevelType w:val="hybridMultilevel"/>
    <w:tmpl w:val="1A7C8792"/>
    <w:lvl w:ilvl="0" w:tplc="3404CD1A">
      <w:numFmt w:val="bullet"/>
      <w:lvlText w:val="·"/>
      <w:lvlJc w:val="left"/>
      <w:pPr>
        <w:ind w:left="720" w:hanging="360"/>
      </w:pPr>
      <w:rPr>
        <w:rFonts w:ascii="Arial" w:eastAsiaTheme="minorEastAsia"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F613C81"/>
    <w:multiLevelType w:val="multilevel"/>
    <w:tmpl w:val="BC06C9CE"/>
    <w:lvl w:ilvl="0">
      <w:start w:val="1"/>
      <w:numFmt w:val="decimal"/>
      <w:lvlText w:val="%1."/>
      <w:lvlJc w:val="left"/>
      <w:pPr>
        <w:tabs>
          <w:tab w:val="num" w:pos="360"/>
        </w:tabs>
        <w:ind w:left="720" w:hanging="72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02C25D1"/>
    <w:multiLevelType w:val="hybridMultilevel"/>
    <w:tmpl w:val="5E0A0C86"/>
    <w:lvl w:ilvl="0" w:tplc="AADA0B92">
      <w:start w:val="30"/>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8D56873"/>
    <w:multiLevelType w:val="hybridMultilevel"/>
    <w:tmpl w:val="BC4437A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52E18CB"/>
    <w:multiLevelType w:val="hybridMultilevel"/>
    <w:tmpl w:val="08CE13A6"/>
    <w:lvl w:ilvl="0" w:tplc="0416000F">
      <w:start w:val="1"/>
      <w:numFmt w:val="decimal"/>
      <w:lvlText w:val="%1."/>
      <w:lvlJc w:val="left"/>
      <w:pPr>
        <w:ind w:left="1032" w:hanging="360"/>
      </w:pPr>
      <w:rPr>
        <w:rFonts w:hint="default"/>
      </w:rPr>
    </w:lvl>
    <w:lvl w:ilvl="1" w:tplc="3D68458E">
      <w:start w:val="1"/>
      <w:numFmt w:val="lowerLetter"/>
      <w:lvlText w:val="%2."/>
      <w:lvlJc w:val="left"/>
      <w:pPr>
        <w:ind w:left="1741" w:hanging="360"/>
      </w:pPr>
      <w:rPr>
        <w:b/>
      </w:rPr>
    </w:lvl>
    <w:lvl w:ilvl="2" w:tplc="0416001B">
      <w:start w:val="1"/>
      <w:numFmt w:val="lowerRoman"/>
      <w:lvlText w:val="%3."/>
      <w:lvlJc w:val="right"/>
      <w:pPr>
        <w:ind w:left="2548" w:hanging="180"/>
      </w:pPr>
    </w:lvl>
    <w:lvl w:ilvl="3" w:tplc="0416000F" w:tentative="1">
      <w:start w:val="1"/>
      <w:numFmt w:val="decimal"/>
      <w:lvlText w:val="%4."/>
      <w:lvlJc w:val="left"/>
      <w:pPr>
        <w:ind w:left="3268" w:hanging="360"/>
      </w:pPr>
    </w:lvl>
    <w:lvl w:ilvl="4" w:tplc="04160019" w:tentative="1">
      <w:start w:val="1"/>
      <w:numFmt w:val="lowerLetter"/>
      <w:lvlText w:val="%5."/>
      <w:lvlJc w:val="left"/>
      <w:pPr>
        <w:ind w:left="3988" w:hanging="360"/>
      </w:pPr>
    </w:lvl>
    <w:lvl w:ilvl="5" w:tplc="0416001B" w:tentative="1">
      <w:start w:val="1"/>
      <w:numFmt w:val="lowerRoman"/>
      <w:lvlText w:val="%6."/>
      <w:lvlJc w:val="right"/>
      <w:pPr>
        <w:ind w:left="4708" w:hanging="180"/>
      </w:pPr>
    </w:lvl>
    <w:lvl w:ilvl="6" w:tplc="0416000F" w:tentative="1">
      <w:start w:val="1"/>
      <w:numFmt w:val="decimal"/>
      <w:lvlText w:val="%7."/>
      <w:lvlJc w:val="left"/>
      <w:pPr>
        <w:ind w:left="5428" w:hanging="360"/>
      </w:pPr>
    </w:lvl>
    <w:lvl w:ilvl="7" w:tplc="04160019" w:tentative="1">
      <w:start w:val="1"/>
      <w:numFmt w:val="lowerLetter"/>
      <w:lvlText w:val="%8."/>
      <w:lvlJc w:val="left"/>
      <w:pPr>
        <w:ind w:left="6148" w:hanging="360"/>
      </w:pPr>
    </w:lvl>
    <w:lvl w:ilvl="8" w:tplc="0416001B" w:tentative="1">
      <w:start w:val="1"/>
      <w:numFmt w:val="lowerRoman"/>
      <w:lvlText w:val="%9."/>
      <w:lvlJc w:val="right"/>
      <w:pPr>
        <w:ind w:left="6868" w:hanging="180"/>
      </w:pPr>
    </w:lvl>
  </w:abstractNum>
  <w:abstractNum w:abstractNumId="7" w15:restartNumberingAfterBreak="0">
    <w:nsid w:val="26891ECF"/>
    <w:multiLevelType w:val="multilevel"/>
    <w:tmpl w:val="BC06C9CE"/>
    <w:lvl w:ilvl="0">
      <w:start w:val="1"/>
      <w:numFmt w:val="decimal"/>
      <w:lvlText w:val="%1."/>
      <w:lvlJc w:val="left"/>
      <w:pPr>
        <w:tabs>
          <w:tab w:val="num" w:pos="360"/>
        </w:tabs>
        <w:ind w:left="720" w:hanging="72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6EB2CF7"/>
    <w:multiLevelType w:val="multilevel"/>
    <w:tmpl w:val="0A8E5AAA"/>
    <w:lvl w:ilvl="0">
      <w:start w:val="1"/>
      <w:numFmt w:val="decimal"/>
      <w:lvlText w:val="%1."/>
      <w:lvlJc w:val="left"/>
      <w:pPr>
        <w:tabs>
          <w:tab w:val="num" w:pos="720"/>
        </w:tabs>
        <w:ind w:left="720" w:hanging="360"/>
      </w:pPr>
      <w:rPr>
        <w:rFonts w:hint="default"/>
      </w:rPr>
    </w:lvl>
    <w:lvl w:ilvl="1">
      <w:start w:val="3"/>
      <w:numFmt w:val="decimal"/>
      <w:isLgl/>
      <w:lvlText w:val="%1.%2"/>
      <w:lvlJc w:val="left"/>
      <w:pPr>
        <w:tabs>
          <w:tab w:val="num" w:pos="846"/>
        </w:tabs>
        <w:ind w:left="846" w:hanging="420"/>
      </w:pPr>
      <w:rPr>
        <w:rFonts w:hint="default"/>
      </w:rPr>
    </w:lvl>
    <w:lvl w:ilvl="2">
      <w:start w:val="1"/>
      <w:numFmt w:val="decimal"/>
      <w:isLgl/>
      <w:lvlText w:val="%1.%2.%3"/>
      <w:lvlJc w:val="left"/>
      <w:pPr>
        <w:tabs>
          <w:tab w:val="num" w:pos="1212"/>
        </w:tabs>
        <w:ind w:left="1212" w:hanging="720"/>
      </w:pPr>
      <w:rPr>
        <w:rFonts w:hint="default"/>
      </w:rPr>
    </w:lvl>
    <w:lvl w:ilvl="3">
      <w:start w:val="1"/>
      <w:numFmt w:val="decimal"/>
      <w:isLgl/>
      <w:lvlText w:val="%1.%2.%3.%4"/>
      <w:lvlJc w:val="left"/>
      <w:pPr>
        <w:tabs>
          <w:tab w:val="num" w:pos="1638"/>
        </w:tabs>
        <w:ind w:left="1638" w:hanging="1080"/>
      </w:pPr>
      <w:rPr>
        <w:rFonts w:hint="default"/>
      </w:rPr>
    </w:lvl>
    <w:lvl w:ilvl="4">
      <w:start w:val="1"/>
      <w:numFmt w:val="decimal"/>
      <w:isLgl/>
      <w:lvlText w:val="%1.%2.%3.%4.%5"/>
      <w:lvlJc w:val="left"/>
      <w:pPr>
        <w:tabs>
          <w:tab w:val="num" w:pos="1704"/>
        </w:tabs>
        <w:ind w:left="1704" w:hanging="1080"/>
      </w:pPr>
      <w:rPr>
        <w:rFonts w:hint="default"/>
      </w:rPr>
    </w:lvl>
    <w:lvl w:ilvl="5">
      <w:start w:val="1"/>
      <w:numFmt w:val="decimal"/>
      <w:isLgl/>
      <w:lvlText w:val="%1.%2.%3.%4.%5.%6"/>
      <w:lvlJc w:val="left"/>
      <w:pPr>
        <w:tabs>
          <w:tab w:val="num" w:pos="2130"/>
        </w:tabs>
        <w:ind w:left="2130" w:hanging="1440"/>
      </w:pPr>
      <w:rPr>
        <w:rFonts w:hint="default"/>
      </w:rPr>
    </w:lvl>
    <w:lvl w:ilvl="6">
      <w:start w:val="1"/>
      <w:numFmt w:val="decimal"/>
      <w:isLgl/>
      <w:lvlText w:val="%1.%2.%3.%4.%5.%6.%7"/>
      <w:lvlJc w:val="left"/>
      <w:pPr>
        <w:tabs>
          <w:tab w:val="num" w:pos="2196"/>
        </w:tabs>
        <w:ind w:left="2196" w:hanging="1440"/>
      </w:pPr>
      <w:rPr>
        <w:rFonts w:hint="default"/>
      </w:rPr>
    </w:lvl>
    <w:lvl w:ilvl="7">
      <w:start w:val="1"/>
      <w:numFmt w:val="decimal"/>
      <w:isLgl/>
      <w:lvlText w:val="%1.%2.%3.%4.%5.%6.%7.%8"/>
      <w:lvlJc w:val="left"/>
      <w:pPr>
        <w:tabs>
          <w:tab w:val="num" w:pos="2622"/>
        </w:tabs>
        <w:ind w:left="2622" w:hanging="1800"/>
      </w:pPr>
      <w:rPr>
        <w:rFonts w:hint="default"/>
      </w:rPr>
    </w:lvl>
    <w:lvl w:ilvl="8">
      <w:start w:val="1"/>
      <w:numFmt w:val="decimal"/>
      <w:isLgl/>
      <w:lvlText w:val="%1.%2.%3.%4.%5.%6.%7.%8.%9"/>
      <w:lvlJc w:val="left"/>
      <w:pPr>
        <w:tabs>
          <w:tab w:val="num" w:pos="2688"/>
        </w:tabs>
        <w:ind w:left="2688" w:hanging="1800"/>
      </w:pPr>
      <w:rPr>
        <w:rFonts w:hint="default"/>
      </w:rPr>
    </w:lvl>
  </w:abstractNum>
  <w:abstractNum w:abstractNumId="9" w15:restartNumberingAfterBreak="0">
    <w:nsid w:val="28575C00"/>
    <w:multiLevelType w:val="hybridMultilevel"/>
    <w:tmpl w:val="79CE738E"/>
    <w:lvl w:ilvl="0" w:tplc="0416000B">
      <w:start w:val="1"/>
      <w:numFmt w:val="bullet"/>
      <w:lvlText w:val=""/>
      <w:lvlJc w:val="left"/>
      <w:pPr>
        <w:ind w:left="1004" w:hanging="360"/>
      </w:pPr>
      <w:rPr>
        <w:rFonts w:ascii="Wingdings" w:hAnsi="Wingdings"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10" w15:restartNumberingAfterBreak="0">
    <w:nsid w:val="29347652"/>
    <w:multiLevelType w:val="multilevel"/>
    <w:tmpl w:val="CE064366"/>
    <w:lvl w:ilvl="0">
      <w:start w:val="1"/>
      <w:numFmt w:val="none"/>
      <w:pStyle w:val="Heading1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Heading31"/>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310B2706"/>
    <w:multiLevelType w:val="hybridMultilevel"/>
    <w:tmpl w:val="862840CA"/>
    <w:lvl w:ilvl="0" w:tplc="D8A4CD60">
      <w:start w:val="4"/>
      <w:numFmt w:val="decimal"/>
      <w:lvlText w:val="%1"/>
      <w:lvlJc w:val="left"/>
      <w:pPr>
        <w:tabs>
          <w:tab w:val="num" w:pos="720"/>
        </w:tabs>
        <w:ind w:left="720" w:hanging="360"/>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2" w15:restartNumberingAfterBreak="0">
    <w:nsid w:val="34D62647"/>
    <w:multiLevelType w:val="hybridMultilevel"/>
    <w:tmpl w:val="310E4B34"/>
    <w:lvl w:ilvl="0" w:tplc="04160017">
      <w:start w:val="1"/>
      <w:numFmt w:val="lowerLetter"/>
      <w:lvlText w:val="%1)"/>
      <w:lvlJc w:val="left"/>
      <w:pPr>
        <w:tabs>
          <w:tab w:val="num" w:pos="360"/>
        </w:tabs>
        <w:ind w:left="360" w:hanging="360"/>
      </w:pPr>
    </w:lvl>
    <w:lvl w:ilvl="1" w:tplc="04160019" w:tentative="1">
      <w:start w:val="1"/>
      <w:numFmt w:val="lowerLetter"/>
      <w:lvlText w:val="%2."/>
      <w:lvlJc w:val="left"/>
      <w:pPr>
        <w:tabs>
          <w:tab w:val="num" w:pos="1080"/>
        </w:tabs>
        <w:ind w:left="1080" w:hanging="360"/>
      </w:pPr>
    </w:lvl>
    <w:lvl w:ilvl="2" w:tplc="0416001B" w:tentative="1">
      <w:start w:val="1"/>
      <w:numFmt w:val="lowerRoman"/>
      <w:lvlText w:val="%3."/>
      <w:lvlJc w:val="right"/>
      <w:pPr>
        <w:tabs>
          <w:tab w:val="num" w:pos="1800"/>
        </w:tabs>
        <w:ind w:left="1800" w:hanging="180"/>
      </w:pPr>
    </w:lvl>
    <w:lvl w:ilvl="3" w:tplc="0416000F" w:tentative="1">
      <w:start w:val="1"/>
      <w:numFmt w:val="decimal"/>
      <w:lvlText w:val="%4."/>
      <w:lvlJc w:val="left"/>
      <w:pPr>
        <w:tabs>
          <w:tab w:val="num" w:pos="2520"/>
        </w:tabs>
        <w:ind w:left="2520" w:hanging="360"/>
      </w:pPr>
    </w:lvl>
    <w:lvl w:ilvl="4" w:tplc="04160019" w:tentative="1">
      <w:start w:val="1"/>
      <w:numFmt w:val="lowerLetter"/>
      <w:lvlText w:val="%5."/>
      <w:lvlJc w:val="left"/>
      <w:pPr>
        <w:tabs>
          <w:tab w:val="num" w:pos="3240"/>
        </w:tabs>
        <w:ind w:left="3240" w:hanging="360"/>
      </w:pPr>
    </w:lvl>
    <w:lvl w:ilvl="5" w:tplc="0416001B" w:tentative="1">
      <w:start w:val="1"/>
      <w:numFmt w:val="lowerRoman"/>
      <w:lvlText w:val="%6."/>
      <w:lvlJc w:val="right"/>
      <w:pPr>
        <w:tabs>
          <w:tab w:val="num" w:pos="3960"/>
        </w:tabs>
        <w:ind w:left="3960" w:hanging="180"/>
      </w:pPr>
    </w:lvl>
    <w:lvl w:ilvl="6" w:tplc="0416000F" w:tentative="1">
      <w:start w:val="1"/>
      <w:numFmt w:val="decimal"/>
      <w:lvlText w:val="%7."/>
      <w:lvlJc w:val="left"/>
      <w:pPr>
        <w:tabs>
          <w:tab w:val="num" w:pos="4680"/>
        </w:tabs>
        <w:ind w:left="4680" w:hanging="360"/>
      </w:pPr>
    </w:lvl>
    <w:lvl w:ilvl="7" w:tplc="04160019" w:tentative="1">
      <w:start w:val="1"/>
      <w:numFmt w:val="lowerLetter"/>
      <w:lvlText w:val="%8."/>
      <w:lvlJc w:val="left"/>
      <w:pPr>
        <w:tabs>
          <w:tab w:val="num" w:pos="5400"/>
        </w:tabs>
        <w:ind w:left="5400" w:hanging="360"/>
      </w:pPr>
    </w:lvl>
    <w:lvl w:ilvl="8" w:tplc="0416001B" w:tentative="1">
      <w:start w:val="1"/>
      <w:numFmt w:val="lowerRoman"/>
      <w:lvlText w:val="%9."/>
      <w:lvlJc w:val="right"/>
      <w:pPr>
        <w:tabs>
          <w:tab w:val="num" w:pos="6120"/>
        </w:tabs>
        <w:ind w:left="6120" w:hanging="180"/>
      </w:pPr>
    </w:lvl>
  </w:abstractNum>
  <w:abstractNum w:abstractNumId="13" w15:restartNumberingAfterBreak="0">
    <w:nsid w:val="36076172"/>
    <w:multiLevelType w:val="hybridMultilevel"/>
    <w:tmpl w:val="FF32E654"/>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14" w15:restartNumberingAfterBreak="0">
    <w:nsid w:val="3E40601C"/>
    <w:multiLevelType w:val="hybridMultilevel"/>
    <w:tmpl w:val="0066AD34"/>
    <w:lvl w:ilvl="0" w:tplc="2864DD8C">
      <w:start w:val="1"/>
      <w:numFmt w:val="lowerLetter"/>
      <w:lvlText w:val="%1)"/>
      <w:lvlJc w:val="left"/>
      <w:pPr>
        <w:ind w:left="720" w:hanging="360"/>
      </w:pPr>
      <w:rPr>
        <w:rFonts w:ascii="Arial" w:eastAsia="Arial" w:hAnsi="Arial" w:cs="Arial"/>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0B824E9"/>
    <w:multiLevelType w:val="multilevel"/>
    <w:tmpl w:val="87845032"/>
    <w:lvl w:ilvl="0">
      <w:start w:val="3"/>
      <w:numFmt w:val="decimal"/>
      <w:lvlText w:val="%1.0"/>
      <w:lvlJc w:val="left"/>
      <w:pPr>
        <w:tabs>
          <w:tab w:val="num" w:pos="720"/>
        </w:tabs>
        <w:ind w:left="720" w:hanging="360"/>
      </w:pPr>
      <w:rPr>
        <w:rFonts w:hint="default"/>
      </w:rPr>
    </w:lvl>
    <w:lvl w:ilvl="1">
      <w:start w:val="1"/>
      <w:numFmt w:val="decimal"/>
      <w:lvlText w:val="%1.%2"/>
      <w:lvlJc w:val="left"/>
      <w:pPr>
        <w:tabs>
          <w:tab w:val="num" w:pos="1428"/>
        </w:tabs>
        <w:ind w:left="1428" w:hanging="360"/>
      </w:pPr>
      <w:rPr>
        <w:rFonts w:hint="default"/>
      </w:rPr>
    </w:lvl>
    <w:lvl w:ilvl="2">
      <w:start w:val="1"/>
      <w:numFmt w:val="decimal"/>
      <w:lvlText w:val="%1.%2.%3"/>
      <w:lvlJc w:val="left"/>
      <w:pPr>
        <w:tabs>
          <w:tab w:val="num" w:pos="2496"/>
        </w:tabs>
        <w:ind w:left="2496" w:hanging="720"/>
      </w:pPr>
      <w:rPr>
        <w:rFonts w:hint="default"/>
      </w:rPr>
    </w:lvl>
    <w:lvl w:ilvl="3">
      <w:start w:val="1"/>
      <w:numFmt w:val="decimal"/>
      <w:lvlText w:val="%1.%2.%3.%4"/>
      <w:lvlJc w:val="left"/>
      <w:pPr>
        <w:tabs>
          <w:tab w:val="num" w:pos="3564"/>
        </w:tabs>
        <w:ind w:left="3564" w:hanging="1080"/>
      </w:pPr>
      <w:rPr>
        <w:rFonts w:hint="default"/>
      </w:rPr>
    </w:lvl>
    <w:lvl w:ilvl="4">
      <w:start w:val="1"/>
      <w:numFmt w:val="decimal"/>
      <w:lvlText w:val="%1.%2.%3.%4.%5"/>
      <w:lvlJc w:val="left"/>
      <w:pPr>
        <w:tabs>
          <w:tab w:val="num" w:pos="4272"/>
        </w:tabs>
        <w:ind w:left="4272" w:hanging="1080"/>
      </w:pPr>
      <w:rPr>
        <w:rFonts w:hint="default"/>
      </w:rPr>
    </w:lvl>
    <w:lvl w:ilvl="5">
      <w:start w:val="1"/>
      <w:numFmt w:val="decimal"/>
      <w:lvlText w:val="%1.%2.%3.%4.%5.%6"/>
      <w:lvlJc w:val="left"/>
      <w:pPr>
        <w:tabs>
          <w:tab w:val="num" w:pos="5340"/>
        </w:tabs>
        <w:ind w:left="5340" w:hanging="1440"/>
      </w:pPr>
      <w:rPr>
        <w:rFonts w:hint="default"/>
      </w:rPr>
    </w:lvl>
    <w:lvl w:ilvl="6">
      <w:start w:val="1"/>
      <w:numFmt w:val="decimal"/>
      <w:lvlText w:val="%1.%2.%3.%4.%5.%6.%7"/>
      <w:lvlJc w:val="left"/>
      <w:pPr>
        <w:tabs>
          <w:tab w:val="num" w:pos="6048"/>
        </w:tabs>
        <w:ind w:left="6048" w:hanging="1440"/>
      </w:pPr>
      <w:rPr>
        <w:rFonts w:hint="default"/>
      </w:rPr>
    </w:lvl>
    <w:lvl w:ilvl="7">
      <w:start w:val="1"/>
      <w:numFmt w:val="decimal"/>
      <w:lvlText w:val="%1.%2.%3.%4.%5.%6.%7.%8"/>
      <w:lvlJc w:val="left"/>
      <w:pPr>
        <w:tabs>
          <w:tab w:val="num" w:pos="7116"/>
        </w:tabs>
        <w:ind w:left="7116" w:hanging="1800"/>
      </w:pPr>
      <w:rPr>
        <w:rFonts w:hint="default"/>
      </w:rPr>
    </w:lvl>
    <w:lvl w:ilvl="8">
      <w:start w:val="1"/>
      <w:numFmt w:val="decimal"/>
      <w:lvlText w:val="%1.%2.%3.%4.%5.%6.%7.%8.%9"/>
      <w:lvlJc w:val="left"/>
      <w:pPr>
        <w:tabs>
          <w:tab w:val="num" w:pos="7824"/>
        </w:tabs>
        <w:ind w:left="7824" w:hanging="1800"/>
      </w:pPr>
      <w:rPr>
        <w:rFonts w:hint="default"/>
      </w:rPr>
    </w:lvl>
  </w:abstractNum>
  <w:abstractNum w:abstractNumId="16" w15:restartNumberingAfterBreak="0">
    <w:nsid w:val="41EB284E"/>
    <w:multiLevelType w:val="multilevel"/>
    <w:tmpl w:val="FE3E2C6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42143935"/>
    <w:multiLevelType w:val="hybridMultilevel"/>
    <w:tmpl w:val="BC00DA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3166397"/>
    <w:multiLevelType w:val="multilevel"/>
    <w:tmpl w:val="C6D8D234"/>
    <w:lvl w:ilvl="0">
      <w:start w:val="1"/>
      <w:numFmt w:val="low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43276BA1"/>
    <w:multiLevelType w:val="hybridMultilevel"/>
    <w:tmpl w:val="8C5C1BB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3EF6E21"/>
    <w:multiLevelType w:val="hybridMultilevel"/>
    <w:tmpl w:val="5628D8AC"/>
    <w:lvl w:ilvl="0" w:tplc="F064E0D6">
      <w:start w:val="9"/>
      <w:numFmt w:val="decimal"/>
      <w:lvlText w:val="%1"/>
      <w:lvlJc w:val="left"/>
      <w:pPr>
        <w:ind w:left="720" w:hanging="360"/>
      </w:pPr>
      <w:rPr>
        <w:rFonts w:eastAsiaTheme="minorEastAsia" w:hint="default"/>
        <w:b/>
        <w:sz w:val="19"/>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99B7879"/>
    <w:multiLevelType w:val="multilevel"/>
    <w:tmpl w:val="30DAA81C"/>
    <w:lvl w:ilvl="0">
      <w:start w:val="1"/>
      <w:numFmt w:val="low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70471C97"/>
    <w:multiLevelType w:val="hybridMultilevel"/>
    <w:tmpl w:val="350EC134"/>
    <w:lvl w:ilvl="0" w:tplc="39F2642A">
      <w:start w:val="10"/>
      <w:numFmt w:val="decimal"/>
      <w:lvlText w:val="%1"/>
      <w:lvlJc w:val="left"/>
      <w:pPr>
        <w:ind w:left="720" w:hanging="360"/>
      </w:pPr>
      <w:rPr>
        <w:rFonts w:eastAsiaTheme="minorEastAsia" w:hint="default"/>
        <w:sz w:val="19"/>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33516D5"/>
    <w:multiLevelType w:val="multilevel"/>
    <w:tmpl w:val="BC06C9CE"/>
    <w:lvl w:ilvl="0">
      <w:start w:val="1"/>
      <w:numFmt w:val="decimal"/>
      <w:lvlText w:val="%1."/>
      <w:lvlJc w:val="left"/>
      <w:pPr>
        <w:tabs>
          <w:tab w:val="num" w:pos="360"/>
        </w:tabs>
        <w:ind w:left="720" w:hanging="72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74CE5C27"/>
    <w:multiLevelType w:val="multilevel"/>
    <w:tmpl w:val="70C0E134"/>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5" w15:restartNumberingAfterBreak="0">
    <w:nsid w:val="77A25F38"/>
    <w:multiLevelType w:val="hybridMultilevel"/>
    <w:tmpl w:val="511AE2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34711789">
    <w:abstractNumId w:val="10"/>
  </w:num>
  <w:num w:numId="2" w16cid:durableId="19208355">
    <w:abstractNumId w:val="3"/>
  </w:num>
  <w:num w:numId="3" w16cid:durableId="176775255">
    <w:abstractNumId w:val="21"/>
  </w:num>
  <w:num w:numId="4" w16cid:durableId="1026952518">
    <w:abstractNumId w:val="24"/>
  </w:num>
  <w:num w:numId="5" w16cid:durableId="1983923593">
    <w:abstractNumId w:val="16"/>
  </w:num>
  <w:num w:numId="6" w16cid:durableId="953288505">
    <w:abstractNumId w:val="18"/>
  </w:num>
  <w:num w:numId="7" w16cid:durableId="909848278">
    <w:abstractNumId w:val="0"/>
  </w:num>
  <w:num w:numId="8" w16cid:durableId="627054295">
    <w:abstractNumId w:val="13"/>
  </w:num>
  <w:num w:numId="9" w16cid:durableId="1964193667">
    <w:abstractNumId w:val="8"/>
  </w:num>
  <w:num w:numId="10" w16cid:durableId="1882934660">
    <w:abstractNumId w:val="15"/>
  </w:num>
  <w:num w:numId="11" w16cid:durableId="1345129599">
    <w:abstractNumId w:val="11"/>
  </w:num>
  <w:num w:numId="12" w16cid:durableId="512499824">
    <w:abstractNumId w:val="6"/>
  </w:num>
  <w:num w:numId="13" w16cid:durableId="1053383368">
    <w:abstractNumId w:val="5"/>
  </w:num>
  <w:num w:numId="14" w16cid:durableId="1414930274">
    <w:abstractNumId w:val="9"/>
  </w:num>
  <w:num w:numId="15" w16cid:durableId="1677078967">
    <w:abstractNumId w:val="20"/>
  </w:num>
  <w:num w:numId="16" w16cid:durableId="509763081">
    <w:abstractNumId w:val="25"/>
  </w:num>
  <w:num w:numId="17" w16cid:durableId="836262324">
    <w:abstractNumId w:val="2"/>
  </w:num>
  <w:num w:numId="18" w16cid:durableId="1525249140">
    <w:abstractNumId w:val="19"/>
  </w:num>
  <w:num w:numId="19" w16cid:durableId="1999192402">
    <w:abstractNumId w:val="23"/>
  </w:num>
  <w:num w:numId="20" w16cid:durableId="2096707430">
    <w:abstractNumId w:val="4"/>
  </w:num>
  <w:num w:numId="21" w16cid:durableId="2070761611">
    <w:abstractNumId w:val="22"/>
  </w:num>
  <w:num w:numId="22" w16cid:durableId="171846574">
    <w:abstractNumId w:val="7"/>
  </w:num>
  <w:num w:numId="23" w16cid:durableId="243952583">
    <w:abstractNumId w:val="1"/>
  </w:num>
  <w:num w:numId="24" w16cid:durableId="152337063">
    <w:abstractNumId w:val="17"/>
  </w:num>
  <w:num w:numId="25" w16cid:durableId="1868905460">
    <w:abstractNumId w:val="12"/>
  </w:num>
  <w:num w:numId="26" w16cid:durableId="5782267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an Gramacho dos Santos">
    <w15:presenceInfo w15:providerId="AD" w15:userId="S::alan.gramacho@fieb.org.br::7894e55f-c5db-4500-aced-4997da214e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E03"/>
    <w:rsid w:val="00005650"/>
    <w:rsid w:val="00005A6E"/>
    <w:rsid w:val="00032B8A"/>
    <w:rsid w:val="00036323"/>
    <w:rsid w:val="00037D42"/>
    <w:rsid w:val="000423D2"/>
    <w:rsid w:val="000430D2"/>
    <w:rsid w:val="00043E19"/>
    <w:rsid w:val="00045CAA"/>
    <w:rsid w:val="000644A7"/>
    <w:rsid w:val="00064EF6"/>
    <w:rsid w:val="00076016"/>
    <w:rsid w:val="0007679A"/>
    <w:rsid w:val="0008180B"/>
    <w:rsid w:val="0008530D"/>
    <w:rsid w:val="00086AD3"/>
    <w:rsid w:val="00093984"/>
    <w:rsid w:val="00093C6C"/>
    <w:rsid w:val="000942DC"/>
    <w:rsid w:val="00097019"/>
    <w:rsid w:val="00097E9B"/>
    <w:rsid w:val="000A2E6D"/>
    <w:rsid w:val="000A5105"/>
    <w:rsid w:val="000A7F12"/>
    <w:rsid w:val="000B267F"/>
    <w:rsid w:val="000B50D2"/>
    <w:rsid w:val="000B6E26"/>
    <w:rsid w:val="000B6EBB"/>
    <w:rsid w:val="000B7415"/>
    <w:rsid w:val="000C0D45"/>
    <w:rsid w:val="000C1EF6"/>
    <w:rsid w:val="000C35FD"/>
    <w:rsid w:val="000C7EC5"/>
    <w:rsid w:val="000C9078"/>
    <w:rsid w:val="000D179B"/>
    <w:rsid w:val="000D1C78"/>
    <w:rsid w:val="000D3529"/>
    <w:rsid w:val="000D651D"/>
    <w:rsid w:val="000F0C0F"/>
    <w:rsid w:val="0010295E"/>
    <w:rsid w:val="00103157"/>
    <w:rsid w:val="001113C9"/>
    <w:rsid w:val="00111CDD"/>
    <w:rsid w:val="00114F68"/>
    <w:rsid w:val="00171C7B"/>
    <w:rsid w:val="00173C24"/>
    <w:rsid w:val="00180A18"/>
    <w:rsid w:val="00186A1F"/>
    <w:rsid w:val="00192765"/>
    <w:rsid w:val="001A334F"/>
    <w:rsid w:val="001B0487"/>
    <w:rsid w:val="001B101E"/>
    <w:rsid w:val="001B30EB"/>
    <w:rsid w:val="001B676C"/>
    <w:rsid w:val="001C0F34"/>
    <w:rsid w:val="001C21AC"/>
    <w:rsid w:val="001C52DC"/>
    <w:rsid w:val="001D2344"/>
    <w:rsid w:val="001D55D7"/>
    <w:rsid w:val="001D5930"/>
    <w:rsid w:val="001E6779"/>
    <w:rsid w:val="001F3FCB"/>
    <w:rsid w:val="001F7F64"/>
    <w:rsid w:val="002030DB"/>
    <w:rsid w:val="00207703"/>
    <w:rsid w:val="00222DA6"/>
    <w:rsid w:val="00225A33"/>
    <w:rsid w:val="00234FF0"/>
    <w:rsid w:val="0024134D"/>
    <w:rsid w:val="00255EF7"/>
    <w:rsid w:val="00261DA4"/>
    <w:rsid w:val="00262212"/>
    <w:rsid w:val="00266C3A"/>
    <w:rsid w:val="002729CD"/>
    <w:rsid w:val="0028469F"/>
    <w:rsid w:val="002859A1"/>
    <w:rsid w:val="002875C4"/>
    <w:rsid w:val="00290C30"/>
    <w:rsid w:val="00292723"/>
    <w:rsid w:val="00296347"/>
    <w:rsid w:val="002965F8"/>
    <w:rsid w:val="002A1626"/>
    <w:rsid w:val="002B0A6D"/>
    <w:rsid w:val="002B1CCB"/>
    <w:rsid w:val="002B3DAE"/>
    <w:rsid w:val="002B7157"/>
    <w:rsid w:val="002C06DD"/>
    <w:rsid w:val="002C443E"/>
    <w:rsid w:val="002C53EA"/>
    <w:rsid w:val="002D20D3"/>
    <w:rsid w:val="002D38AA"/>
    <w:rsid w:val="002D7589"/>
    <w:rsid w:val="002F2DA7"/>
    <w:rsid w:val="002F72E2"/>
    <w:rsid w:val="002F7D6B"/>
    <w:rsid w:val="003000AA"/>
    <w:rsid w:val="00313BBC"/>
    <w:rsid w:val="003177DB"/>
    <w:rsid w:val="00320799"/>
    <w:rsid w:val="003223BC"/>
    <w:rsid w:val="0033003B"/>
    <w:rsid w:val="00333A38"/>
    <w:rsid w:val="003416CA"/>
    <w:rsid w:val="00355674"/>
    <w:rsid w:val="003600DC"/>
    <w:rsid w:val="0036214D"/>
    <w:rsid w:val="00371800"/>
    <w:rsid w:val="003730DC"/>
    <w:rsid w:val="00390770"/>
    <w:rsid w:val="00394A9C"/>
    <w:rsid w:val="003969E4"/>
    <w:rsid w:val="003A167D"/>
    <w:rsid w:val="003A553C"/>
    <w:rsid w:val="003B3C17"/>
    <w:rsid w:val="003B4348"/>
    <w:rsid w:val="003B4C58"/>
    <w:rsid w:val="003D1DEA"/>
    <w:rsid w:val="003D434E"/>
    <w:rsid w:val="003D4A08"/>
    <w:rsid w:val="003E1786"/>
    <w:rsid w:val="003E2C17"/>
    <w:rsid w:val="003F0C0A"/>
    <w:rsid w:val="003F7BB4"/>
    <w:rsid w:val="00402D37"/>
    <w:rsid w:val="004039A7"/>
    <w:rsid w:val="00404AED"/>
    <w:rsid w:val="0040574D"/>
    <w:rsid w:val="0040670D"/>
    <w:rsid w:val="004077BF"/>
    <w:rsid w:val="00417226"/>
    <w:rsid w:val="00431BF5"/>
    <w:rsid w:val="00434784"/>
    <w:rsid w:val="0043517E"/>
    <w:rsid w:val="0043687A"/>
    <w:rsid w:val="0044006B"/>
    <w:rsid w:val="00446CBA"/>
    <w:rsid w:val="00453A20"/>
    <w:rsid w:val="00462B03"/>
    <w:rsid w:val="00474D91"/>
    <w:rsid w:val="00474F8E"/>
    <w:rsid w:val="00491B5A"/>
    <w:rsid w:val="004A631E"/>
    <w:rsid w:val="004A7BD3"/>
    <w:rsid w:val="004B467A"/>
    <w:rsid w:val="004C452B"/>
    <w:rsid w:val="004D5582"/>
    <w:rsid w:val="004D7DBF"/>
    <w:rsid w:val="004E7C7C"/>
    <w:rsid w:val="004F02D5"/>
    <w:rsid w:val="004F6760"/>
    <w:rsid w:val="00502BC6"/>
    <w:rsid w:val="00503497"/>
    <w:rsid w:val="00503726"/>
    <w:rsid w:val="005118D3"/>
    <w:rsid w:val="00515375"/>
    <w:rsid w:val="005215B2"/>
    <w:rsid w:val="00526367"/>
    <w:rsid w:val="005307C1"/>
    <w:rsid w:val="00530FDB"/>
    <w:rsid w:val="005341A0"/>
    <w:rsid w:val="00541AED"/>
    <w:rsid w:val="00562805"/>
    <w:rsid w:val="00562E03"/>
    <w:rsid w:val="005634C9"/>
    <w:rsid w:val="00564685"/>
    <w:rsid w:val="005721EF"/>
    <w:rsid w:val="005734B8"/>
    <w:rsid w:val="005742DD"/>
    <w:rsid w:val="00581328"/>
    <w:rsid w:val="00585F2D"/>
    <w:rsid w:val="005A3257"/>
    <w:rsid w:val="005A5732"/>
    <w:rsid w:val="005A6094"/>
    <w:rsid w:val="005B667D"/>
    <w:rsid w:val="005C004B"/>
    <w:rsid w:val="005C1D47"/>
    <w:rsid w:val="005C2607"/>
    <w:rsid w:val="005D5BD7"/>
    <w:rsid w:val="005D5E01"/>
    <w:rsid w:val="005D5ED2"/>
    <w:rsid w:val="005E6B11"/>
    <w:rsid w:val="005F016C"/>
    <w:rsid w:val="005F44F5"/>
    <w:rsid w:val="006064B1"/>
    <w:rsid w:val="00607913"/>
    <w:rsid w:val="00611597"/>
    <w:rsid w:val="00613FBC"/>
    <w:rsid w:val="006358E0"/>
    <w:rsid w:val="00657ABD"/>
    <w:rsid w:val="00664B76"/>
    <w:rsid w:val="00666AC0"/>
    <w:rsid w:val="006827A9"/>
    <w:rsid w:val="00686542"/>
    <w:rsid w:val="00686B24"/>
    <w:rsid w:val="006927A3"/>
    <w:rsid w:val="00692AAB"/>
    <w:rsid w:val="006A2B61"/>
    <w:rsid w:val="006A528B"/>
    <w:rsid w:val="006A5D97"/>
    <w:rsid w:val="006B1BF0"/>
    <w:rsid w:val="006C34DB"/>
    <w:rsid w:val="006C4C9E"/>
    <w:rsid w:val="006D0BAA"/>
    <w:rsid w:val="006D319E"/>
    <w:rsid w:val="006D3962"/>
    <w:rsid w:val="006E0566"/>
    <w:rsid w:val="006E733B"/>
    <w:rsid w:val="007036AC"/>
    <w:rsid w:val="00716EEE"/>
    <w:rsid w:val="00726300"/>
    <w:rsid w:val="00744F37"/>
    <w:rsid w:val="00750B22"/>
    <w:rsid w:val="0075288C"/>
    <w:rsid w:val="0075314F"/>
    <w:rsid w:val="007532EA"/>
    <w:rsid w:val="00756CF6"/>
    <w:rsid w:val="00760B3A"/>
    <w:rsid w:val="007827FD"/>
    <w:rsid w:val="007953F3"/>
    <w:rsid w:val="007A3B95"/>
    <w:rsid w:val="007A4C6B"/>
    <w:rsid w:val="007C0F33"/>
    <w:rsid w:val="007C16A4"/>
    <w:rsid w:val="007C6EAC"/>
    <w:rsid w:val="007D4B6B"/>
    <w:rsid w:val="007E3172"/>
    <w:rsid w:val="007F34AF"/>
    <w:rsid w:val="007F53B0"/>
    <w:rsid w:val="008008AF"/>
    <w:rsid w:val="008076D7"/>
    <w:rsid w:val="008077ED"/>
    <w:rsid w:val="0081047F"/>
    <w:rsid w:val="008105E4"/>
    <w:rsid w:val="0081219C"/>
    <w:rsid w:val="00814A2A"/>
    <w:rsid w:val="0081570E"/>
    <w:rsid w:val="00820A8B"/>
    <w:rsid w:val="00830280"/>
    <w:rsid w:val="00831F52"/>
    <w:rsid w:val="008479EB"/>
    <w:rsid w:val="00856C0A"/>
    <w:rsid w:val="008613FB"/>
    <w:rsid w:val="0086153B"/>
    <w:rsid w:val="0086267B"/>
    <w:rsid w:val="008743EC"/>
    <w:rsid w:val="0088622D"/>
    <w:rsid w:val="00886BCB"/>
    <w:rsid w:val="008931E5"/>
    <w:rsid w:val="0089435B"/>
    <w:rsid w:val="0089589A"/>
    <w:rsid w:val="008A3BE8"/>
    <w:rsid w:val="008A4C73"/>
    <w:rsid w:val="008B0D6E"/>
    <w:rsid w:val="008B109E"/>
    <w:rsid w:val="008B19E3"/>
    <w:rsid w:val="008D778E"/>
    <w:rsid w:val="008F1C69"/>
    <w:rsid w:val="008F322F"/>
    <w:rsid w:val="008F7247"/>
    <w:rsid w:val="00912B7D"/>
    <w:rsid w:val="00927BCF"/>
    <w:rsid w:val="00936B00"/>
    <w:rsid w:val="009475B5"/>
    <w:rsid w:val="0095148F"/>
    <w:rsid w:val="0095330E"/>
    <w:rsid w:val="00953552"/>
    <w:rsid w:val="0095556C"/>
    <w:rsid w:val="00955E07"/>
    <w:rsid w:val="00962CDD"/>
    <w:rsid w:val="0096318F"/>
    <w:rsid w:val="00966E5A"/>
    <w:rsid w:val="00977D7E"/>
    <w:rsid w:val="009856D3"/>
    <w:rsid w:val="009871F8"/>
    <w:rsid w:val="00987FCE"/>
    <w:rsid w:val="009A5B50"/>
    <w:rsid w:val="009A67CF"/>
    <w:rsid w:val="009B305C"/>
    <w:rsid w:val="009B423B"/>
    <w:rsid w:val="009C3884"/>
    <w:rsid w:val="009D32A3"/>
    <w:rsid w:val="009D5C32"/>
    <w:rsid w:val="009D75A2"/>
    <w:rsid w:val="009E4EB2"/>
    <w:rsid w:val="009F44E5"/>
    <w:rsid w:val="009F556D"/>
    <w:rsid w:val="00A02666"/>
    <w:rsid w:val="00A06A75"/>
    <w:rsid w:val="00A13D17"/>
    <w:rsid w:val="00A1520B"/>
    <w:rsid w:val="00A32559"/>
    <w:rsid w:val="00A374A2"/>
    <w:rsid w:val="00A37600"/>
    <w:rsid w:val="00A40DAD"/>
    <w:rsid w:val="00A46AED"/>
    <w:rsid w:val="00A54664"/>
    <w:rsid w:val="00A65BB2"/>
    <w:rsid w:val="00A6626D"/>
    <w:rsid w:val="00A67033"/>
    <w:rsid w:val="00A67087"/>
    <w:rsid w:val="00A71F4E"/>
    <w:rsid w:val="00A745D0"/>
    <w:rsid w:val="00A75CEE"/>
    <w:rsid w:val="00A84658"/>
    <w:rsid w:val="00A860DF"/>
    <w:rsid w:val="00A86DDA"/>
    <w:rsid w:val="00A8779F"/>
    <w:rsid w:val="00A9027B"/>
    <w:rsid w:val="00A9067A"/>
    <w:rsid w:val="00A9537A"/>
    <w:rsid w:val="00A97FA3"/>
    <w:rsid w:val="00AA21E8"/>
    <w:rsid w:val="00AA28B5"/>
    <w:rsid w:val="00AA635E"/>
    <w:rsid w:val="00AA7286"/>
    <w:rsid w:val="00AB78E0"/>
    <w:rsid w:val="00AC2ABE"/>
    <w:rsid w:val="00AE2E61"/>
    <w:rsid w:val="00AF11EF"/>
    <w:rsid w:val="00AF1666"/>
    <w:rsid w:val="00B23BF1"/>
    <w:rsid w:val="00B23F61"/>
    <w:rsid w:val="00B253B3"/>
    <w:rsid w:val="00B32890"/>
    <w:rsid w:val="00B410B9"/>
    <w:rsid w:val="00B459CA"/>
    <w:rsid w:val="00B658F3"/>
    <w:rsid w:val="00B74438"/>
    <w:rsid w:val="00B75D36"/>
    <w:rsid w:val="00B9051F"/>
    <w:rsid w:val="00BA161B"/>
    <w:rsid w:val="00BA1657"/>
    <w:rsid w:val="00BA1B3E"/>
    <w:rsid w:val="00BA4013"/>
    <w:rsid w:val="00BB0BDD"/>
    <w:rsid w:val="00BD075E"/>
    <w:rsid w:val="00BD3733"/>
    <w:rsid w:val="00BD7D5A"/>
    <w:rsid w:val="00BE6A02"/>
    <w:rsid w:val="00BE7588"/>
    <w:rsid w:val="00BF13E6"/>
    <w:rsid w:val="00BF6EC3"/>
    <w:rsid w:val="00C00CA2"/>
    <w:rsid w:val="00C018A4"/>
    <w:rsid w:val="00C05A23"/>
    <w:rsid w:val="00C16DE4"/>
    <w:rsid w:val="00C22BB4"/>
    <w:rsid w:val="00C231AD"/>
    <w:rsid w:val="00C31121"/>
    <w:rsid w:val="00C32C51"/>
    <w:rsid w:val="00C34AF9"/>
    <w:rsid w:val="00C4350E"/>
    <w:rsid w:val="00C47A1A"/>
    <w:rsid w:val="00C53E4C"/>
    <w:rsid w:val="00C5719F"/>
    <w:rsid w:val="00C61BD3"/>
    <w:rsid w:val="00C6719A"/>
    <w:rsid w:val="00C749C9"/>
    <w:rsid w:val="00C75F95"/>
    <w:rsid w:val="00C768A3"/>
    <w:rsid w:val="00C82483"/>
    <w:rsid w:val="00C8297A"/>
    <w:rsid w:val="00C92479"/>
    <w:rsid w:val="00C97076"/>
    <w:rsid w:val="00CB5DE6"/>
    <w:rsid w:val="00CC0CE8"/>
    <w:rsid w:val="00CC26D5"/>
    <w:rsid w:val="00CC5ADB"/>
    <w:rsid w:val="00CD3685"/>
    <w:rsid w:val="00CD3866"/>
    <w:rsid w:val="00CD698E"/>
    <w:rsid w:val="00CD7B09"/>
    <w:rsid w:val="00CF18AC"/>
    <w:rsid w:val="00D23FF8"/>
    <w:rsid w:val="00D24E3D"/>
    <w:rsid w:val="00D308F0"/>
    <w:rsid w:val="00D31E24"/>
    <w:rsid w:val="00D3462C"/>
    <w:rsid w:val="00D42215"/>
    <w:rsid w:val="00D437C8"/>
    <w:rsid w:val="00D43CC1"/>
    <w:rsid w:val="00D50A75"/>
    <w:rsid w:val="00D53B7C"/>
    <w:rsid w:val="00D63BC8"/>
    <w:rsid w:val="00D71BF8"/>
    <w:rsid w:val="00D75A66"/>
    <w:rsid w:val="00D76283"/>
    <w:rsid w:val="00D95A5D"/>
    <w:rsid w:val="00DA45E9"/>
    <w:rsid w:val="00DC18AF"/>
    <w:rsid w:val="00DC60AA"/>
    <w:rsid w:val="00DD1047"/>
    <w:rsid w:val="00DD2A7A"/>
    <w:rsid w:val="00DD3926"/>
    <w:rsid w:val="00DD6964"/>
    <w:rsid w:val="00DE129B"/>
    <w:rsid w:val="00DE2248"/>
    <w:rsid w:val="00DE5C43"/>
    <w:rsid w:val="00DE7FAC"/>
    <w:rsid w:val="00DF052C"/>
    <w:rsid w:val="00DF3977"/>
    <w:rsid w:val="00E04338"/>
    <w:rsid w:val="00E06AFD"/>
    <w:rsid w:val="00E1646C"/>
    <w:rsid w:val="00E24F7B"/>
    <w:rsid w:val="00E2599A"/>
    <w:rsid w:val="00E25D76"/>
    <w:rsid w:val="00E33E58"/>
    <w:rsid w:val="00E3446E"/>
    <w:rsid w:val="00E35DB6"/>
    <w:rsid w:val="00E45A42"/>
    <w:rsid w:val="00E55EBD"/>
    <w:rsid w:val="00E60535"/>
    <w:rsid w:val="00E62D73"/>
    <w:rsid w:val="00E63A9D"/>
    <w:rsid w:val="00E75ADF"/>
    <w:rsid w:val="00E83269"/>
    <w:rsid w:val="00E8676A"/>
    <w:rsid w:val="00EA2E60"/>
    <w:rsid w:val="00EA4636"/>
    <w:rsid w:val="00EA5CE5"/>
    <w:rsid w:val="00EB21F6"/>
    <w:rsid w:val="00EB323C"/>
    <w:rsid w:val="00EC0EFE"/>
    <w:rsid w:val="00ED1D5C"/>
    <w:rsid w:val="00EE1E51"/>
    <w:rsid w:val="00EE617B"/>
    <w:rsid w:val="00EE707F"/>
    <w:rsid w:val="00EE758A"/>
    <w:rsid w:val="00EF115D"/>
    <w:rsid w:val="00EF1465"/>
    <w:rsid w:val="00EF7A13"/>
    <w:rsid w:val="00EF7E67"/>
    <w:rsid w:val="00F01DF2"/>
    <w:rsid w:val="00F03A73"/>
    <w:rsid w:val="00F060DE"/>
    <w:rsid w:val="00F118F6"/>
    <w:rsid w:val="00F231F2"/>
    <w:rsid w:val="00F24AA0"/>
    <w:rsid w:val="00F25A50"/>
    <w:rsid w:val="00F26439"/>
    <w:rsid w:val="00F33C71"/>
    <w:rsid w:val="00F51FDB"/>
    <w:rsid w:val="00F56483"/>
    <w:rsid w:val="00F6709B"/>
    <w:rsid w:val="00F67945"/>
    <w:rsid w:val="00F73972"/>
    <w:rsid w:val="00F77E2F"/>
    <w:rsid w:val="00F81973"/>
    <w:rsid w:val="00F83274"/>
    <w:rsid w:val="00F8683D"/>
    <w:rsid w:val="00F877A1"/>
    <w:rsid w:val="00F934A5"/>
    <w:rsid w:val="00FA1B73"/>
    <w:rsid w:val="00FA578B"/>
    <w:rsid w:val="00FA59E1"/>
    <w:rsid w:val="00FA5C00"/>
    <w:rsid w:val="00FB12DC"/>
    <w:rsid w:val="00FB3327"/>
    <w:rsid w:val="00FD1E44"/>
    <w:rsid w:val="00FD4857"/>
    <w:rsid w:val="00FE43A6"/>
    <w:rsid w:val="00FE48D3"/>
    <w:rsid w:val="00FE571B"/>
    <w:rsid w:val="00FE61F1"/>
    <w:rsid w:val="00FF2C33"/>
    <w:rsid w:val="00FF4BD8"/>
    <w:rsid w:val="00FF61F0"/>
    <w:rsid w:val="00FF6979"/>
    <w:rsid w:val="015EA4D1"/>
    <w:rsid w:val="01A7D646"/>
    <w:rsid w:val="028D3C05"/>
    <w:rsid w:val="02A019DB"/>
    <w:rsid w:val="02B781AE"/>
    <w:rsid w:val="02FD8E97"/>
    <w:rsid w:val="0304AFD4"/>
    <w:rsid w:val="036CB11B"/>
    <w:rsid w:val="03ABE3D0"/>
    <w:rsid w:val="051F393B"/>
    <w:rsid w:val="054722C4"/>
    <w:rsid w:val="05730C03"/>
    <w:rsid w:val="05751889"/>
    <w:rsid w:val="057F3342"/>
    <w:rsid w:val="05F587EF"/>
    <w:rsid w:val="06D61872"/>
    <w:rsid w:val="0739B1D5"/>
    <w:rsid w:val="07FFEF93"/>
    <w:rsid w:val="08205BA7"/>
    <w:rsid w:val="082BFBAC"/>
    <w:rsid w:val="0894E223"/>
    <w:rsid w:val="095D1A50"/>
    <w:rsid w:val="0977E537"/>
    <w:rsid w:val="0A164ED6"/>
    <w:rsid w:val="0A5E0C5D"/>
    <w:rsid w:val="0A89370B"/>
    <w:rsid w:val="0ADC08D2"/>
    <w:rsid w:val="0B153C47"/>
    <w:rsid w:val="0B2E6B8D"/>
    <w:rsid w:val="0B5D3C3A"/>
    <w:rsid w:val="0BA81F51"/>
    <w:rsid w:val="0BBFA7C9"/>
    <w:rsid w:val="0BCDAC35"/>
    <w:rsid w:val="0BE795AF"/>
    <w:rsid w:val="0C33B31E"/>
    <w:rsid w:val="0DBD3E1F"/>
    <w:rsid w:val="0E5D2EA1"/>
    <w:rsid w:val="0EF82182"/>
    <w:rsid w:val="0F037974"/>
    <w:rsid w:val="0FC78852"/>
    <w:rsid w:val="1016B468"/>
    <w:rsid w:val="10F6172A"/>
    <w:rsid w:val="11050DA7"/>
    <w:rsid w:val="11EF0C85"/>
    <w:rsid w:val="121B6B97"/>
    <w:rsid w:val="12233BDC"/>
    <w:rsid w:val="1236B171"/>
    <w:rsid w:val="12452CE6"/>
    <w:rsid w:val="12529EA7"/>
    <w:rsid w:val="125FD4CD"/>
    <w:rsid w:val="12618F93"/>
    <w:rsid w:val="12A3BC4F"/>
    <w:rsid w:val="12EBE911"/>
    <w:rsid w:val="13422F13"/>
    <w:rsid w:val="137F980B"/>
    <w:rsid w:val="1393D897"/>
    <w:rsid w:val="13C500FD"/>
    <w:rsid w:val="13C5646A"/>
    <w:rsid w:val="14A0EBB0"/>
    <w:rsid w:val="14CCD49D"/>
    <w:rsid w:val="15080D9A"/>
    <w:rsid w:val="155818B2"/>
    <w:rsid w:val="1577F247"/>
    <w:rsid w:val="15BCD3EF"/>
    <w:rsid w:val="161C8CF1"/>
    <w:rsid w:val="163DE582"/>
    <w:rsid w:val="163EACCF"/>
    <w:rsid w:val="1662D642"/>
    <w:rsid w:val="169AA577"/>
    <w:rsid w:val="16AE6A80"/>
    <w:rsid w:val="16FB2DFB"/>
    <w:rsid w:val="17F3D869"/>
    <w:rsid w:val="185F2E05"/>
    <w:rsid w:val="1885D408"/>
    <w:rsid w:val="1A035416"/>
    <w:rsid w:val="1A86B5C9"/>
    <w:rsid w:val="1A8D0734"/>
    <w:rsid w:val="1AA47144"/>
    <w:rsid w:val="1AB510BF"/>
    <w:rsid w:val="1B52F65B"/>
    <w:rsid w:val="1BF87A53"/>
    <w:rsid w:val="1C10CDBC"/>
    <w:rsid w:val="1C946792"/>
    <w:rsid w:val="1CCB113A"/>
    <w:rsid w:val="1D420F1C"/>
    <w:rsid w:val="1D6615D7"/>
    <w:rsid w:val="1DF0013D"/>
    <w:rsid w:val="1E0BD978"/>
    <w:rsid w:val="1E3933CF"/>
    <w:rsid w:val="1E3C710C"/>
    <w:rsid w:val="1EB7BEA9"/>
    <w:rsid w:val="1EC1DE5A"/>
    <w:rsid w:val="1ED9F406"/>
    <w:rsid w:val="1F3DFFCC"/>
    <w:rsid w:val="1FFAB8C8"/>
    <w:rsid w:val="203C3C85"/>
    <w:rsid w:val="208C03C6"/>
    <w:rsid w:val="20F191E5"/>
    <w:rsid w:val="21317C46"/>
    <w:rsid w:val="21343050"/>
    <w:rsid w:val="21349863"/>
    <w:rsid w:val="21815DE4"/>
    <w:rsid w:val="21B36A4A"/>
    <w:rsid w:val="22D2DDF7"/>
    <w:rsid w:val="2301522D"/>
    <w:rsid w:val="23143D5B"/>
    <w:rsid w:val="2349D59C"/>
    <w:rsid w:val="23CDC7A5"/>
    <w:rsid w:val="24152B33"/>
    <w:rsid w:val="241A9921"/>
    <w:rsid w:val="244AC3F9"/>
    <w:rsid w:val="244C3D4F"/>
    <w:rsid w:val="2498D849"/>
    <w:rsid w:val="24F172CB"/>
    <w:rsid w:val="255CD904"/>
    <w:rsid w:val="2587AAB6"/>
    <w:rsid w:val="261D14EF"/>
    <w:rsid w:val="267DCF24"/>
    <w:rsid w:val="26DF7508"/>
    <w:rsid w:val="2718C626"/>
    <w:rsid w:val="2733643A"/>
    <w:rsid w:val="276E6C1A"/>
    <w:rsid w:val="27915454"/>
    <w:rsid w:val="295EEBE1"/>
    <w:rsid w:val="29658900"/>
    <w:rsid w:val="2982ECB1"/>
    <w:rsid w:val="29B3597B"/>
    <w:rsid w:val="29DAFA4F"/>
    <w:rsid w:val="2A0DA25F"/>
    <w:rsid w:val="2A1CF8E6"/>
    <w:rsid w:val="2A3C2CD2"/>
    <w:rsid w:val="2AAE417A"/>
    <w:rsid w:val="2B2F0C0E"/>
    <w:rsid w:val="2B624F94"/>
    <w:rsid w:val="2B7F4148"/>
    <w:rsid w:val="2BF3CE00"/>
    <w:rsid w:val="2C3839F0"/>
    <w:rsid w:val="2C3ACE0A"/>
    <w:rsid w:val="2C4398D6"/>
    <w:rsid w:val="2C532E13"/>
    <w:rsid w:val="2C92A3A8"/>
    <w:rsid w:val="2CE2E764"/>
    <w:rsid w:val="2D0705EA"/>
    <w:rsid w:val="2D0D60AA"/>
    <w:rsid w:val="2D4F9461"/>
    <w:rsid w:val="2D542E16"/>
    <w:rsid w:val="2DB80B2F"/>
    <w:rsid w:val="2E7D74EE"/>
    <w:rsid w:val="2EF67B87"/>
    <w:rsid w:val="2F1B01E9"/>
    <w:rsid w:val="2F7302C3"/>
    <w:rsid w:val="304241B1"/>
    <w:rsid w:val="3146E634"/>
    <w:rsid w:val="32681432"/>
    <w:rsid w:val="33092987"/>
    <w:rsid w:val="33E85652"/>
    <w:rsid w:val="35668442"/>
    <w:rsid w:val="35FDC74D"/>
    <w:rsid w:val="3602F276"/>
    <w:rsid w:val="360976B9"/>
    <w:rsid w:val="36426068"/>
    <w:rsid w:val="3684297E"/>
    <w:rsid w:val="3697AAEE"/>
    <w:rsid w:val="36C42C44"/>
    <w:rsid w:val="370E4C87"/>
    <w:rsid w:val="37C42B04"/>
    <w:rsid w:val="382929C6"/>
    <w:rsid w:val="382AE7F5"/>
    <w:rsid w:val="384602C0"/>
    <w:rsid w:val="38476A71"/>
    <w:rsid w:val="385161B9"/>
    <w:rsid w:val="3852DD44"/>
    <w:rsid w:val="38692789"/>
    <w:rsid w:val="39286179"/>
    <w:rsid w:val="399AC6D4"/>
    <w:rsid w:val="3A64B17E"/>
    <w:rsid w:val="3AB51410"/>
    <w:rsid w:val="3AB97796"/>
    <w:rsid w:val="3B0397C9"/>
    <w:rsid w:val="3B6DC039"/>
    <w:rsid w:val="3C4881BB"/>
    <w:rsid w:val="3CF08336"/>
    <w:rsid w:val="3D74488F"/>
    <w:rsid w:val="3DC0A54D"/>
    <w:rsid w:val="3E4E5A45"/>
    <w:rsid w:val="3E9E7E95"/>
    <w:rsid w:val="3E9EB844"/>
    <w:rsid w:val="3F3A7C06"/>
    <w:rsid w:val="3F814CD4"/>
    <w:rsid w:val="3FDD0191"/>
    <w:rsid w:val="4014B466"/>
    <w:rsid w:val="4068621A"/>
    <w:rsid w:val="407A2F92"/>
    <w:rsid w:val="40B8B36A"/>
    <w:rsid w:val="40BD9781"/>
    <w:rsid w:val="40D1B893"/>
    <w:rsid w:val="40FAAF61"/>
    <w:rsid w:val="41055FF0"/>
    <w:rsid w:val="41994147"/>
    <w:rsid w:val="41EC6C92"/>
    <w:rsid w:val="41F3F4B0"/>
    <w:rsid w:val="4284F0F1"/>
    <w:rsid w:val="428F5C11"/>
    <w:rsid w:val="42FCF9AB"/>
    <w:rsid w:val="43B485AC"/>
    <w:rsid w:val="4419403A"/>
    <w:rsid w:val="445FED3C"/>
    <w:rsid w:val="447A117B"/>
    <w:rsid w:val="44833A4D"/>
    <w:rsid w:val="45C8661A"/>
    <w:rsid w:val="460DC0AD"/>
    <w:rsid w:val="4697612E"/>
    <w:rsid w:val="46E76006"/>
    <w:rsid w:val="4711FB34"/>
    <w:rsid w:val="47409230"/>
    <w:rsid w:val="48F0C3E2"/>
    <w:rsid w:val="492B085C"/>
    <w:rsid w:val="496D273C"/>
    <w:rsid w:val="497DD38F"/>
    <w:rsid w:val="49EC6CDD"/>
    <w:rsid w:val="4A72FD7C"/>
    <w:rsid w:val="4AC5BB2E"/>
    <w:rsid w:val="4AEB1485"/>
    <w:rsid w:val="4B7FBB42"/>
    <w:rsid w:val="4B845119"/>
    <w:rsid w:val="4B9C04D6"/>
    <w:rsid w:val="4BB7E9EC"/>
    <w:rsid w:val="4CFC8A82"/>
    <w:rsid w:val="4D1839C9"/>
    <w:rsid w:val="4D9C7F9F"/>
    <w:rsid w:val="4DC394D7"/>
    <w:rsid w:val="4E383339"/>
    <w:rsid w:val="4ED913F9"/>
    <w:rsid w:val="4F21353B"/>
    <w:rsid w:val="4F3B038A"/>
    <w:rsid w:val="4FDF0CDC"/>
    <w:rsid w:val="505FDAA5"/>
    <w:rsid w:val="5075923E"/>
    <w:rsid w:val="51922766"/>
    <w:rsid w:val="52A11D81"/>
    <w:rsid w:val="53E95124"/>
    <w:rsid w:val="540C5906"/>
    <w:rsid w:val="5448C50F"/>
    <w:rsid w:val="54AE18C4"/>
    <w:rsid w:val="550AC9DA"/>
    <w:rsid w:val="5548E07F"/>
    <w:rsid w:val="56582D62"/>
    <w:rsid w:val="569E2787"/>
    <w:rsid w:val="56AFF75F"/>
    <w:rsid w:val="56E0703A"/>
    <w:rsid w:val="56EF9B12"/>
    <w:rsid w:val="571243A5"/>
    <w:rsid w:val="57180DF0"/>
    <w:rsid w:val="57497EE2"/>
    <w:rsid w:val="581B5B14"/>
    <w:rsid w:val="58DD38D5"/>
    <w:rsid w:val="58FD8409"/>
    <w:rsid w:val="59037399"/>
    <w:rsid w:val="59CF6C49"/>
    <w:rsid w:val="5AA0B219"/>
    <w:rsid w:val="5AE4513E"/>
    <w:rsid w:val="5B32A677"/>
    <w:rsid w:val="5B54E1FF"/>
    <w:rsid w:val="5B66041A"/>
    <w:rsid w:val="5B74CF0B"/>
    <w:rsid w:val="5BAF449D"/>
    <w:rsid w:val="5C0F94F1"/>
    <w:rsid w:val="5C59AB9F"/>
    <w:rsid w:val="5CB1F2AC"/>
    <w:rsid w:val="5E318FA9"/>
    <w:rsid w:val="5E3A963B"/>
    <w:rsid w:val="5E73638F"/>
    <w:rsid w:val="5ED4BEE7"/>
    <w:rsid w:val="5EDF34CA"/>
    <w:rsid w:val="5EFE6626"/>
    <w:rsid w:val="5EFF5502"/>
    <w:rsid w:val="5F05DA2A"/>
    <w:rsid w:val="60736B2C"/>
    <w:rsid w:val="61200FDE"/>
    <w:rsid w:val="614C9032"/>
    <w:rsid w:val="6177996F"/>
    <w:rsid w:val="61DEB191"/>
    <w:rsid w:val="61E58B78"/>
    <w:rsid w:val="62188618"/>
    <w:rsid w:val="622B6F3C"/>
    <w:rsid w:val="623763B0"/>
    <w:rsid w:val="63132732"/>
    <w:rsid w:val="6329DB7C"/>
    <w:rsid w:val="635CBCF4"/>
    <w:rsid w:val="63796B76"/>
    <w:rsid w:val="63AD67CC"/>
    <w:rsid w:val="64B59B4B"/>
    <w:rsid w:val="64E79A5A"/>
    <w:rsid w:val="650B81F3"/>
    <w:rsid w:val="6552F19A"/>
    <w:rsid w:val="65D81A80"/>
    <w:rsid w:val="65FE90AF"/>
    <w:rsid w:val="667936B5"/>
    <w:rsid w:val="6679D7F1"/>
    <w:rsid w:val="66E3DBEA"/>
    <w:rsid w:val="679B44A1"/>
    <w:rsid w:val="67ACAF77"/>
    <w:rsid w:val="68454B8A"/>
    <w:rsid w:val="68FDB734"/>
    <w:rsid w:val="695BE663"/>
    <w:rsid w:val="699DC81E"/>
    <w:rsid w:val="6A5EB3F3"/>
    <w:rsid w:val="6A600EBA"/>
    <w:rsid w:val="6AB9B6E0"/>
    <w:rsid w:val="6AD91D9E"/>
    <w:rsid w:val="6B740138"/>
    <w:rsid w:val="6B7F2DDB"/>
    <w:rsid w:val="6BA4876A"/>
    <w:rsid w:val="6C0EC261"/>
    <w:rsid w:val="6CA2462C"/>
    <w:rsid w:val="6D535524"/>
    <w:rsid w:val="6E82BED1"/>
    <w:rsid w:val="6ED39FCF"/>
    <w:rsid w:val="6EEF75EF"/>
    <w:rsid w:val="6F2A1575"/>
    <w:rsid w:val="6F6A65C7"/>
    <w:rsid w:val="70541921"/>
    <w:rsid w:val="70714670"/>
    <w:rsid w:val="7079E2BA"/>
    <w:rsid w:val="70E8D8A0"/>
    <w:rsid w:val="7177B5C4"/>
    <w:rsid w:val="717E8DC8"/>
    <w:rsid w:val="71922327"/>
    <w:rsid w:val="71AB787A"/>
    <w:rsid w:val="71E46F02"/>
    <w:rsid w:val="724FDC7A"/>
    <w:rsid w:val="728AD002"/>
    <w:rsid w:val="7296DBBB"/>
    <w:rsid w:val="72C3BEAF"/>
    <w:rsid w:val="7367EA27"/>
    <w:rsid w:val="73C8695D"/>
    <w:rsid w:val="73F34019"/>
    <w:rsid w:val="74273756"/>
    <w:rsid w:val="7429D1AE"/>
    <w:rsid w:val="743004FB"/>
    <w:rsid w:val="74386DE9"/>
    <w:rsid w:val="74F9C91B"/>
    <w:rsid w:val="75268B3F"/>
    <w:rsid w:val="7531B187"/>
    <w:rsid w:val="75A9EFCE"/>
    <w:rsid w:val="76162159"/>
    <w:rsid w:val="7637CDD8"/>
    <w:rsid w:val="765E3AD4"/>
    <w:rsid w:val="767A85E6"/>
    <w:rsid w:val="76F30ECC"/>
    <w:rsid w:val="770A20E4"/>
    <w:rsid w:val="7721E055"/>
    <w:rsid w:val="77469F7D"/>
    <w:rsid w:val="7768116E"/>
    <w:rsid w:val="776B393A"/>
    <w:rsid w:val="77738761"/>
    <w:rsid w:val="77AB8062"/>
    <w:rsid w:val="77AF269C"/>
    <w:rsid w:val="77D55674"/>
    <w:rsid w:val="782AC380"/>
    <w:rsid w:val="78525B2B"/>
    <w:rsid w:val="78B10A63"/>
    <w:rsid w:val="78F71B9E"/>
    <w:rsid w:val="79EC22A3"/>
    <w:rsid w:val="7A27C853"/>
    <w:rsid w:val="7A9C0093"/>
    <w:rsid w:val="7AB9B7BA"/>
    <w:rsid w:val="7B23D3D7"/>
    <w:rsid w:val="7B3FA273"/>
    <w:rsid w:val="7B70EB2B"/>
    <w:rsid w:val="7BFAE47E"/>
    <w:rsid w:val="7C039EF4"/>
    <w:rsid w:val="7C8867FA"/>
    <w:rsid w:val="7C9BD9A5"/>
    <w:rsid w:val="7D31EB1D"/>
    <w:rsid w:val="7D5F1296"/>
    <w:rsid w:val="7E1FDF09"/>
    <w:rsid w:val="7E8BAAE2"/>
    <w:rsid w:val="7EADE0C6"/>
    <w:rsid w:val="7F3595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278BF"/>
  <w15:docId w15:val="{093C2D83-4CD0-4749-8707-11EC4B3F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tabs>
        <w:tab w:val="left" w:pos="720"/>
      </w:tabs>
      <w:suppressAutoHyphens/>
    </w:pPr>
    <w:rPr>
      <w:rFonts w:ascii="Times New Roman" w:eastAsia="Arial" w:hAnsi="Times New Roman" w:cs="Eras Lt BT"/>
      <w:sz w:val="20"/>
      <w:szCs w:val="24"/>
      <w:lang w:eastAsia="zh-CN" w:bidi="hi-IN"/>
    </w:rPr>
  </w:style>
  <w:style w:type="paragraph" w:styleId="Ttulo1">
    <w:name w:val="heading 1"/>
    <w:basedOn w:val="Normal"/>
    <w:next w:val="Normal"/>
    <w:link w:val="Ttulo1Char"/>
    <w:qFormat/>
    <w:rsid w:val="00C16DE4"/>
    <w:pPr>
      <w:keepNext/>
      <w:numPr>
        <w:numId w:val="7"/>
      </w:numPr>
      <w:tabs>
        <w:tab w:val="clear" w:pos="720"/>
      </w:tabs>
      <w:suppressAutoHyphens w:val="0"/>
      <w:spacing w:before="240" w:after="60" w:line="240" w:lineRule="auto"/>
      <w:outlineLvl w:val="0"/>
    </w:pPr>
    <w:rPr>
      <w:rFonts w:ascii="Arial" w:eastAsia="Times New Roman" w:hAnsi="Arial" w:cs="Times New Roman"/>
      <w:b/>
      <w:kern w:val="28"/>
      <w:sz w:val="28"/>
      <w:szCs w:val="20"/>
      <w:lang w:eastAsia="pt-BR" w:bidi="ar-SA"/>
    </w:rPr>
  </w:style>
  <w:style w:type="paragraph" w:styleId="Ttulo2">
    <w:name w:val="heading 2"/>
    <w:basedOn w:val="Normal"/>
    <w:next w:val="Normal"/>
    <w:link w:val="Ttulo2Char"/>
    <w:qFormat/>
    <w:rsid w:val="00C16DE4"/>
    <w:pPr>
      <w:keepNext/>
      <w:numPr>
        <w:ilvl w:val="1"/>
        <w:numId w:val="7"/>
      </w:numPr>
      <w:tabs>
        <w:tab w:val="clear" w:pos="720"/>
      </w:tabs>
      <w:suppressAutoHyphens w:val="0"/>
      <w:spacing w:before="240" w:after="60" w:line="240" w:lineRule="auto"/>
      <w:outlineLvl w:val="1"/>
    </w:pPr>
    <w:rPr>
      <w:rFonts w:ascii="Arial" w:eastAsia="Times New Roman" w:hAnsi="Arial" w:cs="Times New Roman"/>
      <w:b/>
      <w:i/>
      <w:sz w:val="24"/>
      <w:szCs w:val="20"/>
      <w:lang w:eastAsia="pt-BR" w:bidi="ar-SA"/>
    </w:rPr>
  </w:style>
  <w:style w:type="paragraph" w:styleId="Ttulo3">
    <w:name w:val="heading 3"/>
    <w:basedOn w:val="Normal"/>
    <w:next w:val="Normal"/>
    <w:link w:val="Ttulo3Char"/>
    <w:qFormat/>
    <w:rsid w:val="00C16DE4"/>
    <w:pPr>
      <w:keepNext/>
      <w:numPr>
        <w:ilvl w:val="2"/>
        <w:numId w:val="7"/>
      </w:numPr>
      <w:tabs>
        <w:tab w:val="clear" w:pos="720"/>
      </w:tabs>
      <w:suppressAutoHyphens w:val="0"/>
      <w:spacing w:before="240" w:after="60" w:line="240" w:lineRule="auto"/>
      <w:outlineLvl w:val="2"/>
    </w:pPr>
    <w:rPr>
      <w:rFonts w:eastAsia="Times New Roman" w:cs="Times New Roman"/>
      <w:b/>
      <w:sz w:val="24"/>
      <w:szCs w:val="20"/>
      <w:lang w:eastAsia="pt-BR" w:bidi="ar-SA"/>
    </w:rPr>
  </w:style>
  <w:style w:type="paragraph" w:styleId="Ttulo4">
    <w:name w:val="heading 4"/>
    <w:basedOn w:val="Normal"/>
    <w:next w:val="Normal"/>
    <w:link w:val="Ttulo4Char"/>
    <w:qFormat/>
    <w:rsid w:val="00C16DE4"/>
    <w:pPr>
      <w:keepNext/>
      <w:numPr>
        <w:ilvl w:val="3"/>
        <w:numId w:val="7"/>
      </w:numPr>
      <w:tabs>
        <w:tab w:val="clear" w:pos="720"/>
      </w:tabs>
      <w:suppressAutoHyphens w:val="0"/>
      <w:spacing w:before="240" w:after="60" w:line="240" w:lineRule="auto"/>
      <w:outlineLvl w:val="3"/>
    </w:pPr>
    <w:rPr>
      <w:rFonts w:eastAsia="Times New Roman" w:cs="Times New Roman"/>
      <w:b/>
      <w:i/>
      <w:sz w:val="24"/>
      <w:szCs w:val="20"/>
      <w:lang w:eastAsia="pt-BR" w:bidi="ar-SA"/>
    </w:rPr>
  </w:style>
  <w:style w:type="paragraph" w:styleId="Ttulo5">
    <w:name w:val="heading 5"/>
    <w:basedOn w:val="Normal"/>
    <w:next w:val="Normal"/>
    <w:link w:val="Ttulo5Char"/>
    <w:qFormat/>
    <w:rsid w:val="00C16DE4"/>
    <w:pPr>
      <w:numPr>
        <w:ilvl w:val="4"/>
        <w:numId w:val="7"/>
      </w:numPr>
      <w:tabs>
        <w:tab w:val="clear" w:pos="720"/>
      </w:tabs>
      <w:suppressAutoHyphens w:val="0"/>
      <w:spacing w:before="240" w:after="60" w:line="240" w:lineRule="auto"/>
      <w:outlineLvl w:val="4"/>
    </w:pPr>
    <w:rPr>
      <w:rFonts w:ascii="Arial" w:eastAsia="Times New Roman" w:hAnsi="Arial" w:cs="Times New Roman"/>
      <w:sz w:val="22"/>
      <w:szCs w:val="20"/>
      <w:lang w:eastAsia="pt-BR" w:bidi="ar-SA"/>
    </w:rPr>
  </w:style>
  <w:style w:type="paragraph" w:styleId="Ttulo6">
    <w:name w:val="heading 6"/>
    <w:basedOn w:val="Normal"/>
    <w:next w:val="Normal"/>
    <w:link w:val="Ttulo6Char"/>
    <w:qFormat/>
    <w:rsid w:val="00C16DE4"/>
    <w:pPr>
      <w:numPr>
        <w:ilvl w:val="5"/>
        <w:numId w:val="7"/>
      </w:numPr>
      <w:tabs>
        <w:tab w:val="clear" w:pos="720"/>
      </w:tabs>
      <w:suppressAutoHyphens w:val="0"/>
      <w:spacing w:before="240" w:after="60" w:line="240" w:lineRule="auto"/>
      <w:outlineLvl w:val="5"/>
    </w:pPr>
    <w:rPr>
      <w:rFonts w:ascii="Arial" w:eastAsia="Times New Roman" w:hAnsi="Arial" w:cs="Times New Roman"/>
      <w:i/>
      <w:sz w:val="22"/>
      <w:szCs w:val="20"/>
      <w:lang w:eastAsia="pt-BR" w:bidi="ar-SA"/>
    </w:rPr>
  </w:style>
  <w:style w:type="paragraph" w:styleId="Ttulo7">
    <w:name w:val="heading 7"/>
    <w:basedOn w:val="Normal"/>
    <w:next w:val="Normal"/>
    <w:link w:val="Ttulo7Char"/>
    <w:qFormat/>
    <w:rsid w:val="00C16DE4"/>
    <w:pPr>
      <w:numPr>
        <w:ilvl w:val="6"/>
        <w:numId w:val="7"/>
      </w:numPr>
      <w:tabs>
        <w:tab w:val="clear" w:pos="720"/>
      </w:tabs>
      <w:suppressAutoHyphens w:val="0"/>
      <w:spacing w:before="240" w:after="60" w:line="240" w:lineRule="auto"/>
      <w:outlineLvl w:val="6"/>
    </w:pPr>
    <w:rPr>
      <w:rFonts w:ascii="Arial" w:eastAsia="Times New Roman" w:hAnsi="Arial" w:cs="Times New Roman"/>
      <w:szCs w:val="20"/>
      <w:lang w:eastAsia="pt-BR" w:bidi="ar-SA"/>
    </w:rPr>
  </w:style>
  <w:style w:type="paragraph" w:styleId="Ttulo8">
    <w:name w:val="heading 8"/>
    <w:basedOn w:val="Normal"/>
    <w:next w:val="Normal"/>
    <w:link w:val="Ttulo8Char"/>
    <w:qFormat/>
    <w:rsid w:val="00C16DE4"/>
    <w:pPr>
      <w:numPr>
        <w:ilvl w:val="7"/>
        <w:numId w:val="7"/>
      </w:numPr>
      <w:tabs>
        <w:tab w:val="clear" w:pos="720"/>
      </w:tabs>
      <w:suppressAutoHyphens w:val="0"/>
      <w:spacing w:before="240" w:after="60" w:line="240" w:lineRule="auto"/>
      <w:outlineLvl w:val="7"/>
    </w:pPr>
    <w:rPr>
      <w:rFonts w:ascii="Arial" w:eastAsia="Times New Roman" w:hAnsi="Arial" w:cs="Times New Roman"/>
      <w:i/>
      <w:szCs w:val="20"/>
      <w:lang w:eastAsia="pt-BR" w:bidi="ar-SA"/>
    </w:rPr>
  </w:style>
  <w:style w:type="paragraph" w:styleId="Ttulo9">
    <w:name w:val="heading 9"/>
    <w:basedOn w:val="Normal"/>
    <w:next w:val="Normal"/>
    <w:link w:val="Ttulo9Char"/>
    <w:qFormat/>
    <w:rsid w:val="00C16DE4"/>
    <w:pPr>
      <w:numPr>
        <w:ilvl w:val="8"/>
        <w:numId w:val="7"/>
      </w:numPr>
      <w:tabs>
        <w:tab w:val="clear" w:pos="720"/>
      </w:tabs>
      <w:suppressAutoHyphens w:val="0"/>
      <w:spacing w:before="240" w:after="60" w:line="240" w:lineRule="auto"/>
      <w:outlineLvl w:val="8"/>
    </w:pPr>
    <w:rPr>
      <w:rFonts w:ascii="Arial" w:eastAsia="Times New Roman" w:hAnsi="Arial" w:cs="Times New Roman"/>
      <w:i/>
      <w:sz w:val="18"/>
      <w:szCs w:val="20"/>
      <w:lang w:eastAsia="pt-BR" w:bidi="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EndnoteAnchor">
    <w:name w:val="Endnote Anchor"/>
    <w:rPr>
      <w:sz w:val="20"/>
      <w:vertAlign w:val="superscript"/>
    </w:rPr>
  </w:style>
  <w:style w:type="character" w:customStyle="1" w:styleId="FootnoteAnchor">
    <w:name w:val="Footnote Anchor"/>
    <w:rPr>
      <w:sz w:val="20"/>
      <w:vertAlign w:val="superscript"/>
    </w:rPr>
  </w:style>
  <w:style w:type="character" w:customStyle="1" w:styleId="Bullets">
    <w:name w:val="Bullets"/>
    <w:rPr>
      <w:rFonts w:ascii="OpenSymbol" w:eastAsia="OpenSymbol" w:hAnsi="OpenSymbol" w:cs="OpenSymbol"/>
    </w:rPr>
  </w:style>
  <w:style w:type="character" w:customStyle="1" w:styleId="NumberingSymbols">
    <w:name w:val="Numbering Symbols"/>
    <w:rPr>
      <w:rFonts w:ascii="Arial" w:hAnsi="Arial"/>
    </w:rPr>
  </w:style>
  <w:style w:type="character" w:customStyle="1" w:styleId="InternetLink">
    <w:name w:val="Internet Link"/>
    <w:basedOn w:val="Fontepargpadro"/>
    <w:rPr>
      <w:color w:val="0000FF"/>
      <w:u w:val="single"/>
      <w:lang w:val="en-US" w:eastAsia="en-US" w:bidi="en-US"/>
    </w:rPr>
  </w:style>
  <w:style w:type="character" w:customStyle="1" w:styleId="ListLabel1">
    <w:name w:val="ListLabel 1"/>
    <w:rPr>
      <w:rFonts w:cs="Symbol"/>
    </w:rPr>
  </w:style>
  <w:style w:type="character" w:customStyle="1" w:styleId="ListLabel2">
    <w:name w:val="ListLabel 2"/>
    <w:rPr>
      <w:rFonts w:eastAsia="Arial" w:cs="Eras Lt BT"/>
    </w:rPr>
  </w:style>
  <w:style w:type="paragraph" w:customStyle="1" w:styleId="Heading">
    <w:name w:val="Heading"/>
    <w:basedOn w:val="Normal"/>
    <w:next w:val="Textbody"/>
    <w:pPr>
      <w:keepNext/>
      <w:spacing w:before="240" w:after="120"/>
    </w:pPr>
    <w:rPr>
      <w:rFonts w:ascii="Arial" w:eastAsia="DejaVu Sans" w:hAnsi="Arial" w:cs="Lohit Hindi"/>
      <w:sz w:val="28"/>
      <w:szCs w:val="28"/>
    </w:rPr>
  </w:style>
  <w:style w:type="paragraph" w:customStyle="1" w:styleId="Textbody">
    <w:name w:val="Text body"/>
    <w:basedOn w:val="Normal"/>
    <w:pPr>
      <w:spacing w:after="120"/>
    </w:pPr>
  </w:style>
  <w:style w:type="paragraph" w:styleId="Lista">
    <w:name w:val="List"/>
    <w:basedOn w:val="TextBody0"/>
    <w:rPr>
      <w:rFonts w:cs="Lohit Hindi"/>
    </w:rPr>
  </w:style>
  <w:style w:type="paragraph" w:styleId="Legenda">
    <w:name w:val="caption"/>
    <w:basedOn w:val="Normal"/>
    <w:pPr>
      <w:suppressLineNumbers/>
      <w:spacing w:before="120" w:after="120"/>
    </w:pPr>
    <w:rPr>
      <w:rFonts w:cs="Lohit Hindi"/>
      <w:i/>
      <w:iCs/>
      <w:sz w:val="24"/>
    </w:rPr>
  </w:style>
  <w:style w:type="paragraph" w:customStyle="1" w:styleId="Index">
    <w:name w:val="Index"/>
    <w:basedOn w:val="Normal"/>
    <w:pPr>
      <w:suppressLineNumbers/>
    </w:pPr>
    <w:rPr>
      <w:rFonts w:cs="Lohit Hindi"/>
    </w:rPr>
  </w:style>
  <w:style w:type="paragraph" w:customStyle="1" w:styleId="Heading11">
    <w:name w:val="Heading 11"/>
    <w:basedOn w:val="Normal"/>
    <w:pPr>
      <w:keepNext/>
      <w:numPr>
        <w:numId w:val="1"/>
      </w:numPr>
      <w:spacing w:before="440" w:after="60"/>
      <w:jc w:val="center"/>
      <w:outlineLvl w:val="0"/>
    </w:pPr>
    <w:rPr>
      <w:rFonts w:ascii="Arial" w:hAnsi="Arial"/>
      <w:b/>
      <w:sz w:val="24"/>
    </w:rPr>
  </w:style>
  <w:style w:type="paragraph" w:customStyle="1" w:styleId="Heading21">
    <w:name w:val="Heading 21"/>
    <w:basedOn w:val="Normal"/>
    <w:pPr>
      <w:keepNext/>
      <w:spacing w:before="440" w:after="60"/>
      <w:jc w:val="both"/>
    </w:pPr>
  </w:style>
  <w:style w:type="paragraph" w:customStyle="1" w:styleId="Heading31">
    <w:name w:val="Heading 31"/>
    <w:basedOn w:val="Normal"/>
    <w:pPr>
      <w:keepNext/>
      <w:numPr>
        <w:ilvl w:val="2"/>
        <w:numId w:val="1"/>
      </w:numPr>
      <w:spacing w:before="440" w:after="60"/>
      <w:outlineLvl w:val="2"/>
    </w:pPr>
    <w:rPr>
      <w:b/>
      <w:sz w:val="24"/>
    </w:rPr>
  </w:style>
  <w:style w:type="paragraph" w:customStyle="1" w:styleId="Heading41">
    <w:name w:val="Heading 41"/>
    <w:basedOn w:val="Normal"/>
    <w:pPr>
      <w:keepNext/>
      <w:tabs>
        <w:tab w:val="left" w:pos="283"/>
        <w:tab w:val="left" w:pos="993"/>
      </w:tabs>
      <w:spacing w:before="440" w:after="60"/>
      <w:jc w:val="both"/>
    </w:pPr>
  </w:style>
  <w:style w:type="paragraph" w:customStyle="1" w:styleId="TextBody0">
    <w:name w:val="Text Body"/>
    <w:basedOn w:val="Normal"/>
    <w:pPr>
      <w:spacing w:after="120"/>
    </w:pPr>
  </w:style>
  <w:style w:type="paragraph" w:customStyle="1" w:styleId="Caption1">
    <w:name w:val="Caption1"/>
    <w:basedOn w:val="Normal"/>
    <w:pPr>
      <w:suppressLineNumbers/>
      <w:spacing w:before="120" w:after="120"/>
    </w:pPr>
    <w:rPr>
      <w:rFonts w:cs="Lohit Hindi"/>
      <w:i/>
      <w:iCs/>
      <w:sz w:val="24"/>
    </w:rPr>
  </w:style>
  <w:style w:type="paragraph" w:customStyle="1" w:styleId="ArrowheadList">
    <w:name w:val="Arrowhead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Assuntodocomentrio1">
    <w:name w:val="Assunto do comentário1"/>
    <w:pPr>
      <w:widowControl w:val="0"/>
      <w:tabs>
        <w:tab w:val="left" w:pos="720"/>
      </w:tabs>
      <w:suppressAutoHyphens/>
    </w:pPr>
    <w:rPr>
      <w:rFonts w:ascii="Times New Roman" w:eastAsia="DejaVu Sans" w:hAnsi="Times New Roman" w:cs="Lohit Hindi"/>
      <w:b/>
      <w:sz w:val="20"/>
      <w:szCs w:val="24"/>
      <w:lang w:eastAsia="zh-CN" w:bidi="hi-IN"/>
    </w:rPr>
  </w:style>
  <w:style w:type="paragraph" w:styleId="Textoembloco">
    <w:name w:val="Block Text"/>
    <w:basedOn w:val="Normal"/>
    <w:pPr>
      <w:spacing w:after="120"/>
      <w:ind w:left="1440" w:right="1440"/>
    </w:pPr>
  </w:style>
  <w:style w:type="paragraph" w:customStyle="1" w:styleId="BoxList">
    <w:name w:val="Box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BulletList">
    <w:name w:val="Bullet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Cabealho1">
    <w:name w:val="Cabeçalho1"/>
    <w:basedOn w:val="Normal"/>
    <w:pPr>
      <w:tabs>
        <w:tab w:val="center" w:pos="4419"/>
        <w:tab w:val="center" w:pos="8838"/>
      </w:tabs>
    </w:pPr>
  </w:style>
  <w:style w:type="paragraph" w:customStyle="1" w:styleId="ChapterHeading">
    <w:name w:val="Chapter Heading"/>
    <w:pPr>
      <w:widowControl w:val="0"/>
      <w:tabs>
        <w:tab w:val="left" w:pos="1584"/>
      </w:tabs>
      <w:suppressAutoHyphens/>
    </w:pPr>
    <w:rPr>
      <w:rFonts w:ascii="Times New Roman" w:eastAsia="DejaVu Sans" w:hAnsi="Times New Roman" w:cs="Lohit Hindi"/>
      <w:sz w:val="24"/>
      <w:szCs w:val="24"/>
      <w:lang w:val="en-US" w:eastAsia="zh-CN" w:bidi="hi-IN"/>
    </w:rPr>
  </w:style>
  <w:style w:type="paragraph" w:customStyle="1" w:styleId="Contents1">
    <w:name w:val="Contents 1"/>
    <w:basedOn w:val="Normal"/>
    <w:pPr>
      <w:tabs>
        <w:tab w:val="right" w:leader="dot" w:pos="10358"/>
      </w:tabs>
      <w:ind w:left="720" w:hanging="431"/>
    </w:pPr>
  </w:style>
  <w:style w:type="paragraph" w:customStyle="1" w:styleId="Contents2">
    <w:name w:val="Contents 2"/>
    <w:basedOn w:val="Normal"/>
    <w:pPr>
      <w:tabs>
        <w:tab w:val="right" w:leader="dot" w:pos="10795"/>
      </w:tabs>
      <w:ind w:left="1440" w:hanging="431"/>
    </w:pPr>
  </w:style>
  <w:style w:type="paragraph" w:customStyle="1" w:styleId="Contents3">
    <w:name w:val="Contents 3"/>
    <w:basedOn w:val="Normal"/>
    <w:pPr>
      <w:tabs>
        <w:tab w:val="right" w:leader="dot" w:pos="11232"/>
      </w:tabs>
      <w:ind w:left="2160" w:hanging="431"/>
    </w:pPr>
  </w:style>
  <w:style w:type="paragraph" w:customStyle="1" w:styleId="Contents4">
    <w:name w:val="Contents 4"/>
    <w:basedOn w:val="Normal"/>
    <w:pPr>
      <w:tabs>
        <w:tab w:val="right" w:leader="dot" w:pos="11669"/>
      </w:tabs>
      <w:ind w:left="2880" w:hanging="431"/>
    </w:pPr>
  </w:style>
  <w:style w:type="paragraph" w:customStyle="1" w:styleId="ContentsHeader">
    <w:name w:val="Contents Header"/>
    <w:basedOn w:val="Normal"/>
    <w:pPr>
      <w:spacing w:before="240" w:after="120"/>
      <w:jc w:val="center"/>
    </w:pPr>
    <w:rPr>
      <w:rFonts w:ascii="Arial" w:hAnsi="Arial"/>
      <w:b/>
      <w:sz w:val="32"/>
    </w:rPr>
  </w:style>
  <w:style w:type="paragraph" w:customStyle="1" w:styleId="Contedodatabela">
    <w:name w:val="Conteúdo da tabela"/>
    <w:basedOn w:val="Normal"/>
  </w:style>
  <w:style w:type="paragraph" w:customStyle="1" w:styleId="Contedodoquadro">
    <w:name w:val="Conteúdo do quadro"/>
    <w:pPr>
      <w:widowControl w:val="0"/>
      <w:tabs>
        <w:tab w:val="left" w:pos="720"/>
      </w:tabs>
      <w:suppressAutoHyphens/>
      <w:jc w:val="both"/>
    </w:pPr>
    <w:rPr>
      <w:rFonts w:ascii="Times New Roman" w:eastAsia="DejaVu Sans" w:hAnsi="Times New Roman" w:cs="Lohit Hindi"/>
      <w:sz w:val="24"/>
      <w:szCs w:val="24"/>
      <w:lang w:eastAsia="zh-CN" w:bidi="hi-IN"/>
    </w:rPr>
  </w:style>
  <w:style w:type="paragraph" w:customStyle="1" w:styleId="CorpoTexto">
    <w:name w:val="Corpo Texto"/>
    <w:basedOn w:val="Normal"/>
    <w:pPr>
      <w:spacing w:before="180" w:after="120"/>
      <w:jc w:val="both"/>
    </w:pPr>
    <w:rPr>
      <w:rFonts w:ascii="Eras Lt BT" w:hAnsi="Eras Lt BT"/>
      <w:sz w:val="22"/>
    </w:rPr>
  </w:style>
  <w:style w:type="paragraph" w:customStyle="1" w:styleId="Corpodetexto1">
    <w:name w:val="Corpo de texto1"/>
    <w:basedOn w:val="Normal"/>
    <w:pPr>
      <w:jc w:val="both"/>
    </w:pPr>
    <w:rPr>
      <w:sz w:val="24"/>
    </w:rPr>
  </w:style>
  <w:style w:type="paragraph" w:customStyle="1" w:styleId="Corpodetexto21">
    <w:name w:val="Corpo de texto 21"/>
    <w:basedOn w:val="Normal"/>
    <w:rPr>
      <w:sz w:val="32"/>
    </w:rPr>
  </w:style>
  <w:style w:type="paragraph" w:customStyle="1" w:styleId="Corpodetexto31">
    <w:name w:val="Corpo de texto 31"/>
    <w:basedOn w:val="Normal"/>
    <w:pPr>
      <w:tabs>
        <w:tab w:val="clear" w:pos="720"/>
        <w:tab w:val="left" w:pos="709"/>
        <w:tab w:val="left" w:pos="863"/>
      </w:tabs>
      <w:jc w:val="both"/>
    </w:pPr>
    <w:rPr>
      <w:rFonts w:ascii="Arial" w:hAnsi="Arial"/>
    </w:rPr>
  </w:style>
  <w:style w:type="paragraph" w:customStyle="1" w:styleId="DashedList">
    <w:name w:val="Dashed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DiamondList">
    <w:name w:val="Diamond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Endnote">
    <w:name w:val="Endnote"/>
    <w:basedOn w:val="Normal"/>
    <w:pPr>
      <w:suppressLineNumbers/>
      <w:ind w:left="288" w:hanging="288"/>
    </w:pPr>
    <w:rPr>
      <w:szCs w:val="20"/>
    </w:rPr>
  </w:style>
  <w:style w:type="paragraph" w:customStyle="1" w:styleId="EndnoteSymbol">
    <w:name w:val="Endnote Symbol"/>
    <w:basedOn w:val="Normal"/>
  </w:style>
  <w:style w:type="paragraph" w:customStyle="1" w:styleId="Estilo">
    <w:name w:val="Estilo"/>
    <w:pPr>
      <w:tabs>
        <w:tab w:val="left" w:pos="720"/>
      </w:tabs>
      <w:suppressAutoHyphens/>
      <w:jc w:val="both"/>
    </w:pPr>
    <w:rPr>
      <w:rFonts w:ascii="Times New Roman" w:eastAsia="Arial" w:hAnsi="Times New Roman" w:cs="Eras Lt BT"/>
      <w:sz w:val="24"/>
      <w:szCs w:val="24"/>
      <w:lang w:val="en-US" w:eastAsia="zh-CN" w:bidi="hi-IN"/>
    </w:rPr>
  </w:style>
  <w:style w:type="paragraph" w:customStyle="1" w:styleId="Footnote">
    <w:name w:val="Footnote"/>
    <w:basedOn w:val="Normal"/>
    <w:pPr>
      <w:suppressLineNumbers/>
      <w:ind w:left="288" w:hanging="288"/>
    </w:pPr>
    <w:rPr>
      <w:szCs w:val="20"/>
    </w:rPr>
  </w:style>
  <w:style w:type="paragraph" w:customStyle="1" w:styleId="HandList">
    <w:name w:val="Hand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HeartList">
    <w:name w:val="Heart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ImpliesList">
    <w:name w:val="Implies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Itemdoedital">
    <w:name w:val="Item do edital"/>
    <w:basedOn w:val="Normal"/>
    <w:pPr>
      <w:spacing w:after="280"/>
      <w:ind w:left="360" w:hanging="360"/>
      <w:jc w:val="both"/>
    </w:pPr>
    <w:rPr>
      <w:sz w:val="24"/>
    </w:rPr>
  </w:style>
  <w:style w:type="paragraph" w:customStyle="1" w:styleId="Itemporletra">
    <w:name w:val="Item por letra"/>
    <w:basedOn w:val="Normal"/>
    <w:pPr>
      <w:spacing w:after="240"/>
      <w:ind w:left="360" w:hanging="360"/>
      <w:jc w:val="both"/>
    </w:pPr>
    <w:rPr>
      <w:sz w:val="24"/>
    </w:rPr>
  </w:style>
  <w:style w:type="paragraph" w:customStyle="1" w:styleId="Legenda1">
    <w:name w:val="Legenda1"/>
    <w:basedOn w:val="Normal"/>
    <w:pPr>
      <w:tabs>
        <w:tab w:val="left" w:pos="0"/>
      </w:tabs>
      <w:ind w:right="-567"/>
      <w:jc w:val="both"/>
    </w:pPr>
  </w:style>
  <w:style w:type="paragraph" w:customStyle="1" w:styleId="Lista1">
    <w:name w:val="Lista1"/>
    <w:basedOn w:val="Corpodetexto1"/>
  </w:style>
  <w:style w:type="paragraph" w:customStyle="1" w:styleId="LowerCaseList">
    <w:name w:val="Lower Case List"/>
    <w:pPr>
      <w:widowControl w:val="0"/>
      <w:tabs>
        <w:tab w:val="left" w:pos="1440"/>
      </w:tabs>
      <w:suppressAutoHyphens/>
      <w:ind w:left="720" w:hanging="431"/>
    </w:pPr>
    <w:rPr>
      <w:rFonts w:ascii="Times New Roman" w:eastAsia="DejaVu Sans" w:hAnsi="Times New Roman" w:cs="Lohit Hindi"/>
      <w:sz w:val="24"/>
      <w:szCs w:val="24"/>
      <w:lang w:val="en-US" w:eastAsia="zh-CN" w:bidi="hi-IN"/>
    </w:rPr>
  </w:style>
  <w:style w:type="paragraph" w:customStyle="1" w:styleId="LowerRomanList">
    <w:name w:val="Lower Roman List"/>
    <w:basedOn w:val="Normal"/>
    <w:pPr>
      <w:ind w:left="720" w:hanging="431"/>
    </w:pPr>
  </w:style>
  <w:style w:type="paragraph" w:styleId="NormalWeb">
    <w:name w:val="Normal (Web)"/>
    <w:basedOn w:val="Normal"/>
    <w:pPr>
      <w:spacing w:before="100" w:after="100"/>
    </w:pPr>
    <w:rPr>
      <w:sz w:val="24"/>
    </w:rPr>
  </w:style>
  <w:style w:type="paragraph" w:customStyle="1" w:styleId="NumberedHeading1">
    <w:name w:val="Numbered Heading 1"/>
    <w:basedOn w:val="Heading11"/>
    <w:pPr>
      <w:tabs>
        <w:tab w:val="clear" w:pos="432"/>
        <w:tab w:val="left" w:pos="431"/>
      </w:tabs>
    </w:pPr>
  </w:style>
  <w:style w:type="paragraph" w:customStyle="1" w:styleId="NumberedHeading2">
    <w:name w:val="Numbered Heading 2"/>
    <w:basedOn w:val="Heading21"/>
    <w:pPr>
      <w:tabs>
        <w:tab w:val="left" w:pos="431"/>
      </w:tabs>
    </w:pPr>
  </w:style>
  <w:style w:type="paragraph" w:customStyle="1" w:styleId="NumberedHeading3">
    <w:name w:val="Numbered Heading 3"/>
    <w:basedOn w:val="Heading31"/>
    <w:pPr>
      <w:tabs>
        <w:tab w:val="left" w:pos="431"/>
      </w:tabs>
    </w:pPr>
  </w:style>
  <w:style w:type="paragraph" w:customStyle="1" w:styleId="NumberedList">
    <w:name w:val="Numbered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PargrafodaLista1">
    <w:name w:val="Parágrafo da Lista1"/>
    <w:basedOn w:val="Normal"/>
  </w:style>
  <w:style w:type="paragraph" w:styleId="TextosemFormatao">
    <w:name w:val="Plain Text"/>
    <w:basedOn w:val="Normal"/>
    <w:rPr>
      <w:rFonts w:ascii="Courier New" w:hAnsi="Courier New"/>
    </w:rPr>
  </w:style>
  <w:style w:type="paragraph" w:customStyle="1" w:styleId="Recuodecorpodetexto1">
    <w:name w:val="Recuo de corpo de texto1"/>
    <w:basedOn w:val="Normal"/>
    <w:pPr>
      <w:jc w:val="both"/>
    </w:pPr>
    <w:rPr>
      <w:rFonts w:ascii="Arial" w:hAnsi="Arial"/>
      <w:sz w:val="24"/>
    </w:rPr>
  </w:style>
  <w:style w:type="paragraph" w:customStyle="1" w:styleId="Recuodecorpodetexto21">
    <w:name w:val="Recuo de corpo de texto 21"/>
    <w:basedOn w:val="Normal"/>
    <w:pPr>
      <w:tabs>
        <w:tab w:val="left" w:pos="431"/>
      </w:tabs>
      <w:spacing w:after="120"/>
      <w:jc w:val="both"/>
    </w:pPr>
    <w:rPr>
      <w:sz w:val="24"/>
    </w:rPr>
  </w:style>
  <w:style w:type="paragraph" w:customStyle="1" w:styleId="Recuodecorpodetexto31">
    <w:name w:val="Recuo de corpo de texto 31"/>
    <w:basedOn w:val="Normal"/>
    <w:pPr>
      <w:tabs>
        <w:tab w:val="left" w:pos="144"/>
        <w:tab w:val="left" w:pos="1700"/>
      </w:tabs>
      <w:spacing w:after="120"/>
      <w:jc w:val="both"/>
    </w:pPr>
    <w:rPr>
      <w:rFonts w:ascii="Arial" w:hAnsi="Arial"/>
    </w:rPr>
  </w:style>
  <w:style w:type="paragraph" w:customStyle="1" w:styleId="Rodap1">
    <w:name w:val="Rodapé1"/>
    <w:basedOn w:val="Normal"/>
    <w:pPr>
      <w:tabs>
        <w:tab w:val="center" w:pos="4419"/>
        <w:tab w:val="center" w:pos="8838"/>
      </w:tabs>
    </w:pPr>
  </w:style>
  <w:style w:type="paragraph" w:customStyle="1" w:styleId="SectionHeading">
    <w:name w:val="Section Heading"/>
    <w:basedOn w:val="NumberedHeading1"/>
    <w:pPr>
      <w:tabs>
        <w:tab w:val="left" w:pos="1584"/>
      </w:tabs>
    </w:pPr>
  </w:style>
  <w:style w:type="paragraph" w:customStyle="1" w:styleId="SquareList">
    <w:name w:val="Square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StarList">
    <w:name w:val="Star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Tabelacomgrade1">
    <w:name w:val="Tabela com grade1"/>
    <w:pPr>
      <w:widowControl w:val="0"/>
      <w:tabs>
        <w:tab w:val="left" w:pos="720"/>
      </w:tabs>
      <w:suppressAutoHyphens/>
    </w:pPr>
    <w:rPr>
      <w:rFonts w:ascii="Times New Roman" w:eastAsia="DejaVu Sans" w:hAnsi="Times New Roman" w:cs="Lohit Hindi"/>
      <w:b/>
      <w:sz w:val="20"/>
      <w:szCs w:val="24"/>
      <w:lang w:eastAsia="zh-CN" w:bidi="hi-IN"/>
    </w:rPr>
  </w:style>
  <w:style w:type="paragraph" w:customStyle="1" w:styleId="Tabelanormal1">
    <w:name w:val="Tabela normal1"/>
    <w:pPr>
      <w:tabs>
        <w:tab w:val="left" w:pos="720"/>
      </w:tabs>
      <w:suppressAutoHyphens/>
    </w:pPr>
    <w:rPr>
      <w:rFonts w:ascii="Arial" w:eastAsia="Arial" w:hAnsi="Arial" w:cs="Eras Lt BT"/>
      <w:sz w:val="24"/>
      <w:szCs w:val="24"/>
      <w:lang w:eastAsia="zh-CN" w:bidi="hi-IN"/>
    </w:rPr>
  </w:style>
  <w:style w:type="paragraph" w:customStyle="1" w:styleId="Textodebalo1">
    <w:name w:val="Texto de balão1"/>
    <w:basedOn w:val="Normal"/>
    <w:rPr>
      <w:rFonts w:ascii="Tahoma" w:hAnsi="Tahoma"/>
      <w:sz w:val="16"/>
    </w:rPr>
  </w:style>
  <w:style w:type="paragraph" w:customStyle="1" w:styleId="Textodecomentrio1">
    <w:name w:val="Texto de comentário1"/>
    <w:basedOn w:val="Normal"/>
  </w:style>
  <w:style w:type="paragraph" w:customStyle="1" w:styleId="Textoembloco1">
    <w:name w:val="Texto em bloco1"/>
    <w:basedOn w:val="Normal"/>
    <w:pPr>
      <w:jc w:val="both"/>
    </w:pPr>
  </w:style>
  <w:style w:type="paragraph" w:customStyle="1" w:styleId="TickList">
    <w:name w:val="Tick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TriangleList">
    <w:name w:val="Triangle List"/>
    <w:pPr>
      <w:tabs>
        <w:tab w:val="left" w:pos="1440"/>
      </w:tabs>
      <w:suppressAutoHyphens/>
      <w:ind w:left="720" w:hanging="431"/>
    </w:pPr>
    <w:rPr>
      <w:rFonts w:ascii="Calibri" w:eastAsia="Arial" w:hAnsi="Calibri" w:cs="Eras Lt BT"/>
      <w:sz w:val="24"/>
      <w:szCs w:val="24"/>
      <w:lang w:val="en-US" w:eastAsia="zh-CN" w:bidi="hi-IN"/>
    </w:rPr>
  </w:style>
  <w:style w:type="paragraph" w:customStyle="1" w:styleId="Ttulo51">
    <w:name w:val="Título 51"/>
    <w:basedOn w:val="Normal"/>
    <w:pPr>
      <w:keepNext/>
      <w:tabs>
        <w:tab w:val="left" w:pos="749"/>
        <w:tab w:val="left" w:pos="851"/>
      </w:tabs>
      <w:ind w:right="-120"/>
      <w:jc w:val="both"/>
    </w:pPr>
  </w:style>
  <w:style w:type="paragraph" w:customStyle="1" w:styleId="Ttulo61">
    <w:name w:val="Título 61"/>
    <w:basedOn w:val="Normal"/>
    <w:pPr>
      <w:keepNext/>
    </w:pPr>
    <w:rPr>
      <w:b/>
      <w:sz w:val="24"/>
    </w:rPr>
  </w:style>
  <w:style w:type="paragraph" w:customStyle="1" w:styleId="Ttulo71">
    <w:name w:val="Título 71"/>
    <w:basedOn w:val="Normal"/>
    <w:pPr>
      <w:keepNext/>
      <w:jc w:val="center"/>
    </w:pPr>
    <w:rPr>
      <w:rFonts w:ascii="Arial" w:hAnsi="Arial"/>
      <w:b/>
    </w:rPr>
  </w:style>
  <w:style w:type="paragraph" w:customStyle="1" w:styleId="Ttulo81">
    <w:name w:val="Título 81"/>
    <w:basedOn w:val="Normal"/>
    <w:pPr>
      <w:keepNext/>
    </w:pPr>
    <w:rPr>
      <w:rFonts w:ascii="Arial" w:hAnsi="Arial"/>
      <w:b/>
      <w:sz w:val="24"/>
    </w:rPr>
  </w:style>
  <w:style w:type="paragraph" w:customStyle="1" w:styleId="Ttulo91">
    <w:name w:val="Título 91"/>
    <w:basedOn w:val="Normal"/>
    <w:pPr>
      <w:keepNext/>
      <w:jc w:val="center"/>
    </w:pPr>
    <w:rPr>
      <w:rFonts w:ascii="Arial" w:hAnsi="Arial"/>
      <w:sz w:val="24"/>
    </w:rPr>
  </w:style>
  <w:style w:type="paragraph" w:customStyle="1" w:styleId="Ttulodetabela">
    <w:name w:val="Título de tabela"/>
    <w:basedOn w:val="Contedodatabela"/>
    <w:pPr>
      <w:jc w:val="center"/>
    </w:pPr>
    <w:rPr>
      <w:b/>
    </w:rPr>
  </w:style>
  <w:style w:type="paragraph" w:customStyle="1" w:styleId="Ttulo10">
    <w:name w:val="Título1"/>
    <w:basedOn w:val="Normal"/>
    <w:pPr>
      <w:jc w:val="center"/>
    </w:pPr>
    <w:rPr>
      <w:rFonts w:ascii="Arial" w:hAnsi="Arial"/>
      <w:b/>
      <w:sz w:val="24"/>
      <w:u w:val="single"/>
    </w:rPr>
  </w:style>
  <w:style w:type="paragraph" w:customStyle="1" w:styleId="UpperCaseList">
    <w:name w:val="Upper Case List"/>
    <w:basedOn w:val="NumberedList"/>
  </w:style>
  <w:style w:type="paragraph" w:customStyle="1" w:styleId="UpperRomanList">
    <w:name w:val="Upper Roman List"/>
    <w:basedOn w:val="NumberedList"/>
  </w:style>
  <w:style w:type="paragraph" w:customStyle="1" w:styleId="item2">
    <w:name w:val="item2"/>
    <w:basedOn w:val="Normal"/>
    <w:pPr>
      <w:tabs>
        <w:tab w:val="left" w:pos="862"/>
      </w:tabs>
      <w:spacing w:after="120"/>
      <w:ind w:left="431" w:hanging="431"/>
      <w:jc w:val="both"/>
    </w:pPr>
    <w:rPr>
      <w:rFonts w:ascii="Arial" w:hAnsi="Arial"/>
      <w:sz w:val="24"/>
    </w:rPr>
  </w:style>
  <w:style w:type="paragraph" w:customStyle="1" w:styleId="item3">
    <w:name w:val="item3"/>
    <w:basedOn w:val="item2"/>
  </w:style>
  <w:style w:type="paragraph" w:customStyle="1" w:styleId="item4">
    <w:name w:val="item4"/>
    <w:basedOn w:val="item3"/>
  </w:style>
  <w:style w:type="paragraph" w:customStyle="1" w:styleId="p13">
    <w:name w:val="p13"/>
    <w:basedOn w:val="Normal"/>
  </w:style>
  <w:style w:type="paragraph" w:customStyle="1" w:styleId="p15">
    <w:name w:val="p15"/>
    <w:basedOn w:val="Normal"/>
    <w:pPr>
      <w:tabs>
        <w:tab w:val="left" w:pos="2700"/>
      </w:tabs>
    </w:pPr>
  </w:style>
  <w:style w:type="paragraph" w:customStyle="1" w:styleId="p6">
    <w:name w:val="p6"/>
    <w:basedOn w:val="Normal"/>
  </w:style>
  <w:style w:type="paragraph" w:customStyle="1" w:styleId="p8">
    <w:name w:val="p8"/>
    <w:basedOn w:val="Normal"/>
  </w:style>
  <w:style w:type="paragraph" w:customStyle="1" w:styleId="p9">
    <w:name w:val="p9"/>
    <w:basedOn w:val="Normal"/>
  </w:style>
  <w:style w:type="paragraph" w:customStyle="1" w:styleId="t5">
    <w:name w:val="t5"/>
    <w:basedOn w:val="Normal"/>
  </w:style>
  <w:style w:type="paragraph" w:customStyle="1" w:styleId="ndice">
    <w:name w:val="Índice"/>
    <w:basedOn w:val="Normal"/>
  </w:style>
  <w:style w:type="paragraph" w:customStyle="1" w:styleId="Header1">
    <w:name w:val="Header1"/>
    <w:basedOn w:val="Normal"/>
    <w:pPr>
      <w:suppressLineNumbers/>
      <w:tabs>
        <w:tab w:val="center" w:pos="4819"/>
        <w:tab w:val="right" w:pos="9638"/>
      </w:tabs>
    </w:pPr>
  </w:style>
  <w:style w:type="paragraph" w:customStyle="1" w:styleId="Footer1">
    <w:name w:val="Footer1"/>
    <w:basedOn w:val="Normal"/>
    <w:pPr>
      <w:suppressLineNumbers/>
      <w:tabs>
        <w:tab w:val="center" w:pos="4819"/>
        <w:tab w:val="right" w:pos="9638"/>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Padro">
    <w:name w:val="Padrão"/>
    <w:pPr>
      <w:tabs>
        <w:tab w:val="left" w:pos="709"/>
      </w:tabs>
      <w:suppressAutoHyphens/>
    </w:pPr>
    <w:rPr>
      <w:rFonts w:ascii="Times New Roman" w:eastAsia="Times New Roman" w:hAnsi="Times New Roman" w:cs="Times New Roman"/>
      <w:sz w:val="24"/>
      <w:szCs w:val="24"/>
    </w:rPr>
  </w:style>
  <w:style w:type="paragraph" w:styleId="PargrafodaLista">
    <w:name w:val="List Paragraph"/>
    <w:basedOn w:val="Normal"/>
    <w:qFormat/>
    <w:pPr>
      <w:ind w:left="720"/>
    </w:pPr>
  </w:style>
  <w:style w:type="paragraph" w:styleId="Cabealho">
    <w:name w:val="header"/>
    <w:basedOn w:val="Normal"/>
    <w:pPr>
      <w:suppressLineNumbers/>
      <w:tabs>
        <w:tab w:val="center" w:pos="4986"/>
        <w:tab w:val="right" w:pos="9972"/>
      </w:tabs>
    </w:pPr>
  </w:style>
  <w:style w:type="paragraph" w:styleId="Rodap">
    <w:name w:val="footer"/>
    <w:basedOn w:val="Normal"/>
    <w:pPr>
      <w:suppressLineNumbers/>
      <w:tabs>
        <w:tab w:val="center" w:pos="4986"/>
        <w:tab w:val="right" w:pos="9972"/>
      </w:tabs>
    </w:pPr>
  </w:style>
  <w:style w:type="character" w:customStyle="1" w:styleId="Ttulo1Char">
    <w:name w:val="Título 1 Char"/>
    <w:basedOn w:val="Fontepargpadro"/>
    <w:link w:val="Ttulo1"/>
    <w:rsid w:val="00C16DE4"/>
    <w:rPr>
      <w:rFonts w:ascii="Arial" w:eastAsia="Times New Roman" w:hAnsi="Arial" w:cs="Times New Roman"/>
      <w:b/>
      <w:kern w:val="28"/>
      <w:sz w:val="28"/>
      <w:szCs w:val="20"/>
    </w:rPr>
  </w:style>
  <w:style w:type="character" w:customStyle="1" w:styleId="Ttulo2Char">
    <w:name w:val="Título 2 Char"/>
    <w:basedOn w:val="Fontepargpadro"/>
    <w:link w:val="Ttulo2"/>
    <w:rsid w:val="00C16DE4"/>
    <w:rPr>
      <w:rFonts w:ascii="Arial" w:eastAsia="Times New Roman" w:hAnsi="Arial" w:cs="Times New Roman"/>
      <w:b/>
      <w:i/>
      <w:sz w:val="24"/>
      <w:szCs w:val="20"/>
    </w:rPr>
  </w:style>
  <w:style w:type="character" w:customStyle="1" w:styleId="Ttulo3Char">
    <w:name w:val="Título 3 Char"/>
    <w:basedOn w:val="Fontepargpadro"/>
    <w:link w:val="Ttulo3"/>
    <w:rsid w:val="00C16DE4"/>
    <w:rPr>
      <w:rFonts w:ascii="Times New Roman" w:eastAsia="Times New Roman" w:hAnsi="Times New Roman" w:cs="Times New Roman"/>
      <w:b/>
      <w:sz w:val="24"/>
      <w:szCs w:val="20"/>
    </w:rPr>
  </w:style>
  <w:style w:type="character" w:customStyle="1" w:styleId="Ttulo4Char">
    <w:name w:val="Título 4 Char"/>
    <w:basedOn w:val="Fontepargpadro"/>
    <w:link w:val="Ttulo4"/>
    <w:rsid w:val="00C16DE4"/>
    <w:rPr>
      <w:rFonts w:ascii="Times New Roman" w:eastAsia="Times New Roman" w:hAnsi="Times New Roman" w:cs="Times New Roman"/>
      <w:b/>
      <w:i/>
      <w:sz w:val="24"/>
      <w:szCs w:val="20"/>
    </w:rPr>
  </w:style>
  <w:style w:type="character" w:customStyle="1" w:styleId="Ttulo5Char">
    <w:name w:val="Título 5 Char"/>
    <w:basedOn w:val="Fontepargpadro"/>
    <w:link w:val="Ttulo5"/>
    <w:rsid w:val="00C16DE4"/>
    <w:rPr>
      <w:rFonts w:ascii="Arial" w:eastAsia="Times New Roman" w:hAnsi="Arial" w:cs="Times New Roman"/>
      <w:szCs w:val="20"/>
    </w:rPr>
  </w:style>
  <w:style w:type="character" w:customStyle="1" w:styleId="Ttulo6Char">
    <w:name w:val="Título 6 Char"/>
    <w:basedOn w:val="Fontepargpadro"/>
    <w:link w:val="Ttulo6"/>
    <w:rsid w:val="00C16DE4"/>
    <w:rPr>
      <w:rFonts w:ascii="Arial" w:eastAsia="Times New Roman" w:hAnsi="Arial" w:cs="Times New Roman"/>
      <w:i/>
      <w:szCs w:val="20"/>
    </w:rPr>
  </w:style>
  <w:style w:type="character" w:customStyle="1" w:styleId="Ttulo7Char">
    <w:name w:val="Título 7 Char"/>
    <w:basedOn w:val="Fontepargpadro"/>
    <w:link w:val="Ttulo7"/>
    <w:rsid w:val="00C16DE4"/>
    <w:rPr>
      <w:rFonts w:ascii="Arial" w:eastAsia="Times New Roman" w:hAnsi="Arial" w:cs="Times New Roman"/>
      <w:sz w:val="20"/>
      <w:szCs w:val="20"/>
    </w:rPr>
  </w:style>
  <w:style w:type="character" w:customStyle="1" w:styleId="Ttulo8Char">
    <w:name w:val="Título 8 Char"/>
    <w:basedOn w:val="Fontepargpadro"/>
    <w:link w:val="Ttulo8"/>
    <w:rsid w:val="00C16DE4"/>
    <w:rPr>
      <w:rFonts w:ascii="Arial" w:eastAsia="Times New Roman" w:hAnsi="Arial" w:cs="Times New Roman"/>
      <w:i/>
      <w:sz w:val="20"/>
      <w:szCs w:val="20"/>
    </w:rPr>
  </w:style>
  <w:style w:type="character" w:customStyle="1" w:styleId="Ttulo9Char">
    <w:name w:val="Título 9 Char"/>
    <w:basedOn w:val="Fontepargpadro"/>
    <w:link w:val="Ttulo9"/>
    <w:rsid w:val="00C16DE4"/>
    <w:rPr>
      <w:rFonts w:ascii="Arial" w:eastAsia="Times New Roman" w:hAnsi="Arial" w:cs="Times New Roman"/>
      <w:i/>
      <w:sz w:val="18"/>
      <w:szCs w:val="20"/>
    </w:rPr>
  </w:style>
  <w:style w:type="paragraph" w:customStyle="1" w:styleId="Texto2">
    <w:name w:val="Texto 2"/>
    <w:basedOn w:val="Normal"/>
    <w:rsid w:val="00A86DDA"/>
    <w:pPr>
      <w:widowControl w:val="0"/>
      <w:tabs>
        <w:tab w:val="clear" w:pos="720"/>
      </w:tabs>
      <w:suppressAutoHyphens w:val="0"/>
      <w:spacing w:before="60" w:after="60" w:line="240" w:lineRule="auto"/>
      <w:ind w:left="567" w:right="28"/>
      <w:jc w:val="both"/>
    </w:pPr>
    <w:rPr>
      <w:rFonts w:ascii="Arial" w:eastAsia="Times New Roman" w:hAnsi="Arial" w:cs="Times New Roman"/>
      <w:color w:val="000000"/>
      <w:sz w:val="22"/>
      <w:szCs w:val="20"/>
      <w:lang w:eastAsia="pt-BR" w:bidi="ar-SA"/>
    </w:rPr>
  </w:style>
  <w:style w:type="paragraph" w:styleId="Textodebalo">
    <w:name w:val="Balloon Text"/>
    <w:basedOn w:val="Normal"/>
    <w:link w:val="TextodebaloChar"/>
    <w:uiPriority w:val="99"/>
    <w:semiHidden/>
    <w:unhideWhenUsed/>
    <w:rsid w:val="00B23F61"/>
    <w:pPr>
      <w:spacing w:after="0" w:line="240" w:lineRule="auto"/>
    </w:pPr>
    <w:rPr>
      <w:rFonts w:ascii="Tahoma" w:hAnsi="Tahoma" w:cs="Mangal"/>
      <w:sz w:val="16"/>
      <w:szCs w:val="14"/>
    </w:rPr>
  </w:style>
  <w:style w:type="character" w:customStyle="1" w:styleId="TextodebaloChar">
    <w:name w:val="Texto de balão Char"/>
    <w:basedOn w:val="Fontepargpadro"/>
    <w:link w:val="Textodebalo"/>
    <w:uiPriority w:val="99"/>
    <w:semiHidden/>
    <w:rsid w:val="00B23F61"/>
    <w:rPr>
      <w:rFonts w:ascii="Tahoma" w:eastAsia="Arial" w:hAnsi="Tahoma" w:cs="Mangal"/>
      <w:sz w:val="16"/>
      <w:szCs w:val="14"/>
      <w:lang w:eastAsia="zh-CN" w:bidi="hi-IN"/>
    </w:rPr>
  </w:style>
  <w:style w:type="paragraph" w:customStyle="1" w:styleId="Default">
    <w:name w:val="Default"/>
    <w:rsid w:val="009A5B50"/>
    <w:pPr>
      <w:autoSpaceDE w:val="0"/>
      <w:autoSpaceDN w:val="0"/>
      <w:adjustRightInd w:val="0"/>
      <w:spacing w:after="0" w:line="240" w:lineRule="auto"/>
    </w:pPr>
    <w:rPr>
      <w:rFonts w:ascii="Segoe UI" w:hAnsi="Segoe UI" w:cs="Segoe UI"/>
      <w:color w:val="000000"/>
      <w:sz w:val="24"/>
      <w:szCs w:val="24"/>
    </w:rPr>
  </w:style>
  <w:style w:type="table" w:styleId="Tabelacomgrade">
    <w:name w:val="Table Grid"/>
    <w:basedOn w:val="Tabelanormal"/>
    <w:uiPriority w:val="59"/>
    <w:rsid w:val="00A745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1A334F"/>
    <w:rPr>
      <w:color w:val="0000FF" w:themeColor="hyperlink"/>
      <w:u w:val="single"/>
    </w:rPr>
  </w:style>
  <w:style w:type="character" w:customStyle="1" w:styleId="ui-provider">
    <w:name w:val="ui-provider"/>
    <w:basedOn w:val="Fontepargpadro"/>
    <w:rsid w:val="00D53B7C"/>
  </w:style>
  <w:style w:type="paragraph" w:styleId="SemEspaamento">
    <w:name w:val="No Spacing"/>
    <w:uiPriority w:val="1"/>
    <w:qFormat/>
    <w:rsid w:val="00DD3926"/>
    <w:pPr>
      <w:tabs>
        <w:tab w:val="left" w:pos="720"/>
      </w:tabs>
      <w:suppressAutoHyphens/>
      <w:spacing w:after="0" w:line="240" w:lineRule="auto"/>
    </w:pPr>
    <w:rPr>
      <w:rFonts w:ascii="Times New Roman" w:eastAsia="Arial" w:hAnsi="Times New Roman" w:cs="Mangal"/>
      <w:sz w:val="20"/>
      <w:szCs w:val="24"/>
      <w:lang w:eastAsia="zh-CN" w:bidi="hi-IN"/>
    </w:rPr>
  </w:style>
  <w:style w:type="paragraph" w:styleId="Textodecomentrio">
    <w:name w:val="annotation text"/>
    <w:basedOn w:val="Normal"/>
    <w:link w:val="TextodecomentrioChar"/>
    <w:uiPriority w:val="99"/>
    <w:semiHidden/>
    <w:unhideWhenUsed/>
    <w:pPr>
      <w:spacing w:line="240" w:lineRule="auto"/>
    </w:pPr>
    <w:rPr>
      <w:rFonts w:cs="Mangal"/>
      <w:szCs w:val="18"/>
    </w:rPr>
  </w:style>
  <w:style w:type="character" w:customStyle="1" w:styleId="TextodecomentrioChar">
    <w:name w:val="Texto de comentário Char"/>
    <w:basedOn w:val="Fontepargpadro"/>
    <w:link w:val="Textodecomentrio"/>
    <w:uiPriority w:val="99"/>
    <w:semiHidden/>
    <w:rPr>
      <w:rFonts w:ascii="Times New Roman" w:eastAsia="Arial" w:hAnsi="Times New Roman" w:cs="Mangal"/>
      <w:sz w:val="20"/>
      <w:szCs w:val="18"/>
      <w:lang w:eastAsia="zh-CN" w:bidi="hi-IN"/>
    </w:rPr>
  </w:style>
  <w:style w:type="character" w:styleId="Refdecomentrio">
    <w:name w:val="annotation reference"/>
    <w:basedOn w:val="Fontepargpadro"/>
    <w:uiPriority w:val="99"/>
    <w:semiHidden/>
    <w:unhideWhenUsed/>
    <w:rPr>
      <w:sz w:val="16"/>
      <w:szCs w:val="16"/>
    </w:rPr>
  </w:style>
  <w:style w:type="paragraph" w:styleId="Reviso">
    <w:name w:val="Revision"/>
    <w:hidden/>
    <w:uiPriority w:val="99"/>
    <w:semiHidden/>
    <w:rsid w:val="00076016"/>
    <w:pPr>
      <w:spacing w:after="0" w:line="240" w:lineRule="auto"/>
    </w:pPr>
    <w:rPr>
      <w:rFonts w:ascii="Times New Roman" w:eastAsia="Arial" w:hAnsi="Times New Roman" w:cs="Mangal"/>
      <w:sz w:val="20"/>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47667">
      <w:bodyDiv w:val="1"/>
      <w:marLeft w:val="0"/>
      <w:marRight w:val="0"/>
      <w:marTop w:val="0"/>
      <w:marBottom w:val="0"/>
      <w:divBdr>
        <w:top w:val="none" w:sz="0" w:space="0" w:color="auto"/>
        <w:left w:val="none" w:sz="0" w:space="0" w:color="auto"/>
        <w:bottom w:val="none" w:sz="0" w:space="0" w:color="auto"/>
        <w:right w:val="none" w:sz="0" w:space="0" w:color="auto"/>
      </w:divBdr>
    </w:div>
    <w:div w:id="206528299">
      <w:bodyDiv w:val="1"/>
      <w:marLeft w:val="0"/>
      <w:marRight w:val="0"/>
      <w:marTop w:val="0"/>
      <w:marBottom w:val="0"/>
      <w:divBdr>
        <w:top w:val="none" w:sz="0" w:space="0" w:color="auto"/>
        <w:left w:val="none" w:sz="0" w:space="0" w:color="auto"/>
        <w:bottom w:val="none" w:sz="0" w:space="0" w:color="auto"/>
        <w:right w:val="none" w:sz="0" w:space="0" w:color="auto"/>
      </w:divBdr>
    </w:div>
    <w:div w:id="642852287">
      <w:bodyDiv w:val="1"/>
      <w:marLeft w:val="0"/>
      <w:marRight w:val="0"/>
      <w:marTop w:val="0"/>
      <w:marBottom w:val="0"/>
      <w:divBdr>
        <w:top w:val="none" w:sz="0" w:space="0" w:color="auto"/>
        <w:left w:val="none" w:sz="0" w:space="0" w:color="auto"/>
        <w:bottom w:val="none" w:sz="0" w:space="0" w:color="auto"/>
        <w:right w:val="none" w:sz="0" w:space="0" w:color="auto"/>
      </w:divBdr>
    </w:div>
    <w:div w:id="1492479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rederico.oliveira@fieb.org.br"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421F33344CFBD47A83C1A8215781C71" ma:contentTypeVersion="17" ma:contentTypeDescription="Crie um novo documento." ma:contentTypeScope="" ma:versionID="c24182de3e4cb966dafebfb82acb5a1b">
  <xsd:schema xmlns:xsd="http://www.w3.org/2001/XMLSchema" xmlns:xs="http://www.w3.org/2001/XMLSchema" xmlns:p="http://schemas.microsoft.com/office/2006/metadata/properties" xmlns:ns2="9a9e7856-a9b1-4879-a1ad-9966eea1eae4" xmlns:ns3="41f40406-69db-479f-8644-25d0d0453a86" targetNamespace="http://schemas.microsoft.com/office/2006/metadata/properties" ma:root="true" ma:fieldsID="11a97a9985a2e1d1160192842e099938" ns2:_="" ns3:_="">
    <xsd:import namespace="9a9e7856-a9b1-4879-a1ad-9966eea1eae4"/>
    <xsd:import namespace="41f40406-69db-479f-8644-25d0d0453a8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e7856-a9b1-4879-a1ad-9966eea1ea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11000289-e8e0-4655-aaa4-6ce2e2879be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Status de liberação" ma:internalName="Status_x0020_de_x0020_libera_x00e7__x00e3_o">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f40406-69db-479f-8644-25d0d0453a86"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15" nillable="true" ma:displayName="Taxonomy Catch All Column" ma:hidden="true" ma:list="{ad344434-5c83-4697-aae5-a4e3110d60e6}" ma:internalName="TaxCatchAll" ma:showField="CatchAllData" ma:web="41f40406-69db-479f-8644-25d0d0453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9a9e7856-a9b1-4879-a1ad-9966eea1eae4" xsi:nil="true"/>
    <lcf76f155ced4ddcb4097134ff3c332f xmlns="9a9e7856-a9b1-4879-a1ad-9966eea1eae4">
      <Terms xmlns="http://schemas.microsoft.com/office/infopath/2007/PartnerControls"/>
    </lcf76f155ced4ddcb4097134ff3c332f>
    <TaxCatchAll xmlns="41f40406-69db-479f-8644-25d0d0453a86"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02F071-1D3E-4CD7-B389-2E7E3C04B6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e7856-a9b1-4879-a1ad-9966eea1eae4"/>
    <ds:schemaRef ds:uri="41f40406-69db-479f-8644-25d0d0453a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BC8B43-85F7-4A54-9111-CCCDA1610FDF}">
  <ds:schemaRefs>
    <ds:schemaRef ds:uri="http://schemas.microsoft.com/sharepoint/v3/contenttype/forms"/>
  </ds:schemaRefs>
</ds:datastoreItem>
</file>

<file path=customXml/itemProps3.xml><?xml version="1.0" encoding="utf-8"?>
<ds:datastoreItem xmlns:ds="http://schemas.openxmlformats.org/officeDocument/2006/customXml" ds:itemID="{3C29F4CD-FC2E-46E9-867F-A984024054D9}">
  <ds:schemaRefs>
    <ds:schemaRef ds:uri="http://schemas.microsoft.com/office/2006/metadata/properties"/>
    <ds:schemaRef ds:uri="http://schemas.microsoft.com/office/infopath/2007/PartnerControls"/>
    <ds:schemaRef ds:uri="9a9e7856-a9b1-4879-a1ad-9966eea1eae4"/>
    <ds:schemaRef ds:uri="41f40406-69db-479f-8644-25d0d0453a86"/>
  </ds:schemaRefs>
</ds:datastoreItem>
</file>

<file path=customXml/itemProps4.xml><?xml version="1.0" encoding="utf-8"?>
<ds:datastoreItem xmlns:ds="http://schemas.openxmlformats.org/officeDocument/2006/customXml" ds:itemID="{E0B61E5B-5264-432D-8D57-AFE4D3DEF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10</Pages>
  <Words>4688</Words>
  <Characters>25316</Characters>
  <Application>Microsoft Office Word</Application>
  <DocSecurity>0</DocSecurity>
  <Lines>210</Lines>
  <Paragraphs>59</Paragraphs>
  <ScaleCrop>false</ScaleCrop>
  <Company/>
  <LinksUpToDate>false</LinksUpToDate>
  <CharactersWithSpaces>29945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SENAI Dendezeiros</dc:creator>
  <cp:lastModifiedBy>Camile Barbosa de Souza Silva</cp:lastModifiedBy>
  <cp:revision>93</cp:revision>
  <cp:lastPrinted>2016-11-16T18:57:00Z</cp:lastPrinted>
  <dcterms:created xsi:type="dcterms:W3CDTF">2024-11-22T18:29:00Z</dcterms:created>
  <dcterms:modified xsi:type="dcterms:W3CDTF">2026-05-27T17:13:00Z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0x0101005421F33344CFBD47A83C1A8215781C71</vt:lpwstr>
  </property>
  <property fmtid="{D5CDD505-2E9C-101B-9397-08002B2CF9AE}" pid="3" name="MediaServiceImageTags">
    <vt:lpwstr/>
  </property>
</Properties>
</file>